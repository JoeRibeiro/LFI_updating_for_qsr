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1B5C657" w14:textId="77777777" w:rsidR="00041670" w:rsidRDefault="00041670">
      <w:pPr>
        <w:rPr>
          <w:rFonts w:ascii="Arial" w:eastAsia="Arial" w:hAnsi="Arial" w:cs="Arial"/>
          <w:b/>
          <w:sz w:val="44"/>
          <w:szCs w:val="44"/>
        </w:rPr>
      </w:pPr>
      <w:bookmarkStart w:id="0" w:name="_Hlk505588826"/>
      <w:bookmarkEnd w:id="0"/>
    </w:p>
    <w:p w14:paraId="60FDA5DE" w14:textId="2EB43082" w:rsidR="005A65C3" w:rsidRPr="003A58B6" w:rsidRDefault="00AC728F">
      <w:r w:rsidRPr="003A58B6">
        <w:rPr>
          <w:rFonts w:ascii="Arial" w:eastAsia="Arial" w:hAnsi="Arial" w:cs="Arial"/>
          <w:b/>
          <w:sz w:val="44"/>
          <w:szCs w:val="44"/>
        </w:rPr>
        <w:t xml:space="preserve">CEFAS </w:t>
      </w:r>
      <w:r w:rsidR="00F50260" w:rsidRPr="003A58B6">
        <w:rPr>
          <w:rFonts w:ascii="Arial" w:eastAsia="Arial" w:hAnsi="Arial" w:cs="Arial"/>
          <w:b/>
          <w:sz w:val="44"/>
          <w:szCs w:val="44"/>
        </w:rPr>
        <w:t xml:space="preserve">CefMAT </w:t>
      </w:r>
      <w:r w:rsidRPr="003A58B6">
        <w:rPr>
          <w:rFonts w:ascii="Arial" w:eastAsia="Arial" w:hAnsi="Arial" w:cs="Arial"/>
          <w:b/>
          <w:sz w:val="44"/>
          <w:szCs w:val="44"/>
        </w:rPr>
        <w:t>Programme</w:t>
      </w:r>
    </w:p>
    <w:p w14:paraId="7DD11986" w14:textId="77777777" w:rsidR="005A65C3" w:rsidRPr="003A58B6" w:rsidRDefault="00AC728F">
      <w:r w:rsidRPr="003A58B6">
        <w:rPr>
          <w:rFonts w:ascii="Arial" w:eastAsia="Arial" w:hAnsi="Arial" w:cs="Arial"/>
          <w:b/>
          <w:sz w:val="44"/>
          <w:szCs w:val="44"/>
        </w:rPr>
        <w:t>Work Order Definition</w:t>
      </w:r>
    </w:p>
    <w:p w14:paraId="2F876C5E" w14:textId="77777777" w:rsidR="005A65C3" w:rsidRPr="003A58B6" w:rsidRDefault="005A65C3"/>
    <w:tbl>
      <w:tblPr>
        <w:tblStyle w:val="a0"/>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4"/>
        <w:gridCol w:w="4622"/>
      </w:tblGrid>
      <w:tr w:rsidR="005A65C3" w:rsidRPr="003A58B6" w14:paraId="08C41D45" w14:textId="77777777">
        <w:trPr>
          <w:trHeight w:val="240"/>
        </w:trPr>
        <w:tc>
          <w:tcPr>
            <w:tcW w:w="4394" w:type="dxa"/>
            <w:vAlign w:val="center"/>
          </w:tcPr>
          <w:p w14:paraId="79552C36" w14:textId="77777777" w:rsidR="005A65C3" w:rsidRPr="003A58B6" w:rsidRDefault="00AC728F">
            <w:pPr>
              <w:contextualSpacing w:val="0"/>
            </w:pPr>
            <w:r w:rsidRPr="003A58B6">
              <w:rPr>
                <w:rFonts w:ascii="Arial" w:eastAsia="Arial" w:hAnsi="Arial" w:cs="Arial"/>
                <w:b/>
                <w:sz w:val="28"/>
                <w:szCs w:val="28"/>
              </w:rPr>
              <w:t>Title</w:t>
            </w:r>
          </w:p>
        </w:tc>
        <w:tc>
          <w:tcPr>
            <w:tcW w:w="4622" w:type="dxa"/>
            <w:vAlign w:val="center"/>
          </w:tcPr>
          <w:p w14:paraId="538DFA31" w14:textId="5406CBF5" w:rsidR="005A65C3" w:rsidRPr="003A58B6" w:rsidRDefault="00501E84">
            <w:pPr>
              <w:contextualSpacing w:val="0"/>
              <w:rPr>
                <w:rFonts w:cs="Arial"/>
              </w:rPr>
            </w:pPr>
            <w:r w:rsidRPr="003A58B6">
              <w:rPr>
                <w:rFonts w:cs="Arial"/>
              </w:rPr>
              <w:t>D</w:t>
            </w:r>
            <w:r w:rsidR="00AC7EE7">
              <w:rPr>
                <w:rFonts w:cs="Arial"/>
              </w:rPr>
              <w:t>1</w:t>
            </w:r>
            <w:r w:rsidR="003A58B6" w:rsidRPr="003A58B6">
              <w:rPr>
                <w:rFonts w:cs="Arial"/>
              </w:rPr>
              <w:t>_</w:t>
            </w:r>
            <w:r w:rsidR="00AC7EE7">
              <w:rPr>
                <w:rFonts w:cs="Arial"/>
              </w:rPr>
              <w:t>LFI</w:t>
            </w:r>
            <w:r w:rsidRPr="003A58B6">
              <w:rPr>
                <w:rFonts w:cs="Arial"/>
              </w:rPr>
              <w:t xml:space="preserve"> </w:t>
            </w:r>
            <w:r w:rsidR="00AC7EE7">
              <w:rPr>
                <w:rFonts w:cs="Arial"/>
              </w:rPr>
              <w:t>Large Fish Indicator</w:t>
            </w:r>
          </w:p>
        </w:tc>
      </w:tr>
      <w:tr w:rsidR="005A65C3" w:rsidRPr="003A58B6" w14:paraId="3CF89326" w14:textId="77777777">
        <w:trPr>
          <w:trHeight w:val="80"/>
        </w:trPr>
        <w:tc>
          <w:tcPr>
            <w:tcW w:w="4394" w:type="dxa"/>
            <w:vAlign w:val="center"/>
          </w:tcPr>
          <w:p w14:paraId="66A39005" w14:textId="77777777" w:rsidR="005A65C3" w:rsidRPr="003A58B6" w:rsidRDefault="00AC728F">
            <w:pPr>
              <w:contextualSpacing w:val="0"/>
            </w:pPr>
            <w:r w:rsidRPr="003A58B6">
              <w:rPr>
                <w:rFonts w:ascii="Arial" w:eastAsia="Arial" w:hAnsi="Arial" w:cs="Arial"/>
                <w:b/>
                <w:sz w:val="28"/>
                <w:szCs w:val="28"/>
              </w:rPr>
              <w:t>Prepared by</w:t>
            </w:r>
          </w:p>
        </w:tc>
        <w:tc>
          <w:tcPr>
            <w:tcW w:w="4622" w:type="dxa"/>
            <w:vAlign w:val="center"/>
          </w:tcPr>
          <w:p w14:paraId="2BD8F33F" w14:textId="3D894377" w:rsidR="00864973" w:rsidRPr="003A58B6" w:rsidRDefault="009979DF" w:rsidP="00501E84">
            <w:pPr>
              <w:contextualSpacing w:val="0"/>
            </w:pPr>
            <w:r w:rsidRPr="003A58B6">
              <w:t>Joseph Ribeiro</w:t>
            </w:r>
          </w:p>
        </w:tc>
      </w:tr>
      <w:tr w:rsidR="005A65C3" w:rsidRPr="003A58B6" w14:paraId="4BD95816" w14:textId="77777777">
        <w:trPr>
          <w:trHeight w:val="220"/>
        </w:trPr>
        <w:tc>
          <w:tcPr>
            <w:tcW w:w="4394" w:type="dxa"/>
            <w:vAlign w:val="center"/>
          </w:tcPr>
          <w:p w14:paraId="2731FBC9" w14:textId="77777777" w:rsidR="005A65C3" w:rsidRPr="003A58B6" w:rsidRDefault="00AC728F">
            <w:pPr>
              <w:contextualSpacing w:val="0"/>
            </w:pPr>
            <w:r w:rsidRPr="003A58B6">
              <w:rPr>
                <w:rFonts w:ascii="Arial" w:eastAsia="Arial" w:hAnsi="Arial" w:cs="Arial"/>
                <w:b/>
                <w:sz w:val="28"/>
                <w:szCs w:val="28"/>
              </w:rPr>
              <w:t>Date</w:t>
            </w:r>
          </w:p>
        </w:tc>
        <w:tc>
          <w:tcPr>
            <w:tcW w:w="4622" w:type="dxa"/>
            <w:vAlign w:val="center"/>
          </w:tcPr>
          <w:p w14:paraId="439525D6" w14:textId="3CD089FD" w:rsidR="005A65C3" w:rsidRPr="003A58B6" w:rsidRDefault="003A58B6" w:rsidP="00592103">
            <w:pPr>
              <w:contextualSpacing w:val="0"/>
            </w:pPr>
            <w:r w:rsidRPr="003A58B6">
              <w:t>Ma</w:t>
            </w:r>
            <w:r w:rsidR="00AC7EE7">
              <w:t>y</w:t>
            </w:r>
            <w:r w:rsidR="00501E84" w:rsidRPr="003A58B6">
              <w:t xml:space="preserve"> 2018</w:t>
            </w:r>
          </w:p>
        </w:tc>
      </w:tr>
      <w:tr w:rsidR="005A65C3" w:rsidRPr="003A58B6" w14:paraId="26ACA66C" w14:textId="77777777">
        <w:trPr>
          <w:trHeight w:val="20"/>
        </w:trPr>
        <w:tc>
          <w:tcPr>
            <w:tcW w:w="4394" w:type="dxa"/>
            <w:vAlign w:val="center"/>
          </w:tcPr>
          <w:p w14:paraId="6C15198F" w14:textId="77777777" w:rsidR="005A65C3" w:rsidRPr="003A58B6" w:rsidRDefault="00AC728F">
            <w:pPr>
              <w:contextualSpacing w:val="0"/>
            </w:pPr>
            <w:r w:rsidRPr="003A58B6">
              <w:rPr>
                <w:rFonts w:ascii="Arial" w:eastAsia="Arial" w:hAnsi="Arial" w:cs="Arial"/>
                <w:b/>
                <w:sz w:val="28"/>
                <w:szCs w:val="28"/>
              </w:rPr>
              <w:t>Version</w:t>
            </w:r>
          </w:p>
        </w:tc>
        <w:tc>
          <w:tcPr>
            <w:tcW w:w="4622" w:type="dxa"/>
            <w:vAlign w:val="center"/>
          </w:tcPr>
          <w:p w14:paraId="00826D6D" w14:textId="77777777" w:rsidR="005A65C3" w:rsidRPr="003A58B6" w:rsidRDefault="0002488E">
            <w:pPr>
              <w:contextualSpacing w:val="0"/>
            </w:pPr>
            <w:r w:rsidRPr="003A58B6">
              <w:rPr>
                <w:rFonts w:eastAsia="Arial" w:cs="Arial"/>
              </w:rPr>
              <w:t>Internal Draft</w:t>
            </w:r>
          </w:p>
        </w:tc>
      </w:tr>
      <w:tr w:rsidR="005A65C3" w:rsidRPr="00927A86" w14:paraId="30D7A5EB" w14:textId="77777777">
        <w:trPr>
          <w:trHeight w:val="20"/>
        </w:trPr>
        <w:tc>
          <w:tcPr>
            <w:tcW w:w="4394" w:type="dxa"/>
            <w:vAlign w:val="center"/>
          </w:tcPr>
          <w:p w14:paraId="48793D13" w14:textId="77777777" w:rsidR="005A65C3" w:rsidRPr="003A58B6" w:rsidRDefault="00AC728F">
            <w:pPr>
              <w:contextualSpacing w:val="0"/>
            </w:pPr>
            <w:r w:rsidRPr="003A58B6">
              <w:rPr>
                <w:rFonts w:ascii="Arial" w:eastAsia="Arial" w:hAnsi="Arial" w:cs="Arial"/>
                <w:b/>
                <w:sz w:val="28"/>
                <w:szCs w:val="28"/>
              </w:rPr>
              <w:t>Status</w:t>
            </w:r>
          </w:p>
        </w:tc>
        <w:tc>
          <w:tcPr>
            <w:tcW w:w="4622" w:type="dxa"/>
            <w:vAlign w:val="center"/>
          </w:tcPr>
          <w:p w14:paraId="6E28DDF3" w14:textId="77777777" w:rsidR="00292EFC" w:rsidRPr="003A58B6" w:rsidRDefault="00292EFC" w:rsidP="00882661">
            <w:pPr>
              <w:contextualSpacing w:val="0"/>
              <w:rPr>
                <w:rFonts w:eastAsia="Arial" w:cs="Arial"/>
              </w:rPr>
            </w:pPr>
          </w:p>
        </w:tc>
      </w:tr>
    </w:tbl>
    <w:p w14:paraId="5C04FEE9" w14:textId="77777777" w:rsidR="005A65C3" w:rsidRPr="00927A86" w:rsidRDefault="005A65C3">
      <w:pPr>
        <w:rPr>
          <w:highlight w:val="yellow"/>
        </w:rPr>
      </w:pPr>
    </w:p>
    <w:p w14:paraId="46B428FB" w14:textId="77777777" w:rsidR="005A65C3" w:rsidRPr="00BB3455" w:rsidRDefault="00AC728F" w:rsidP="009F0320">
      <w:pPr>
        <w:pStyle w:val="Heading1"/>
      </w:pPr>
      <w:r w:rsidRPr="00BB3455">
        <w:rPr>
          <w:rFonts w:eastAsia="Arial"/>
        </w:rPr>
        <w:t>Version History</w:t>
      </w:r>
    </w:p>
    <w:tbl>
      <w:tblPr>
        <w:tblStyle w:val="a1"/>
        <w:tblW w:w="92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4253"/>
        <w:gridCol w:w="1134"/>
        <w:gridCol w:w="2027"/>
      </w:tblGrid>
      <w:tr w:rsidR="005A65C3" w:rsidRPr="00BB3455" w14:paraId="409918B9" w14:textId="77777777" w:rsidTr="00057D9F">
        <w:trPr>
          <w:cantSplit/>
          <w:tblHeader/>
        </w:trPr>
        <w:tc>
          <w:tcPr>
            <w:tcW w:w="1838" w:type="dxa"/>
          </w:tcPr>
          <w:p w14:paraId="0894F416" w14:textId="77777777" w:rsidR="005A65C3" w:rsidRPr="00BB3455" w:rsidRDefault="00AC728F" w:rsidP="009F0320">
            <w:pPr>
              <w:rPr>
                <w:b/>
              </w:rPr>
            </w:pPr>
            <w:r w:rsidRPr="00BB3455">
              <w:rPr>
                <w:rFonts w:eastAsia="Arial"/>
                <w:b/>
              </w:rPr>
              <w:t>Amended by</w:t>
            </w:r>
          </w:p>
        </w:tc>
        <w:tc>
          <w:tcPr>
            <w:tcW w:w="4253" w:type="dxa"/>
          </w:tcPr>
          <w:p w14:paraId="5564ADBB" w14:textId="77777777" w:rsidR="005A65C3" w:rsidRPr="00BB3455" w:rsidRDefault="00AC728F" w:rsidP="009F0320">
            <w:pPr>
              <w:rPr>
                <w:b/>
              </w:rPr>
            </w:pPr>
            <w:r w:rsidRPr="00BB3455">
              <w:rPr>
                <w:rFonts w:eastAsia="Arial"/>
                <w:b/>
              </w:rPr>
              <w:t>Description of change</w:t>
            </w:r>
          </w:p>
        </w:tc>
        <w:tc>
          <w:tcPr>
            <w:tcW w:w="1134" w:type="dxa"/>
          </w:tcPr>
          <w:p w14:paraId="1269D28D" w14:textId="77777777" w:rsidR="005A65C3" w:rsidRPr="00BB3455" w:rsidRDefault="00AC728F" w:rsidP="009F0320">
            <w:pPr>
              <w:rPr>
                <w:b/>
              </w:rPr>
            </w:pPr>
            <w:r w:rsidRPr="00BB3455">
              <w:rPr>
                <w:rFonts w:eastAsia="Arial"/>
                <w:b/>
              </w:rPr>
              <w:t>Status</w:t>
            </w:r>
          </w:p>
        </w:tc>
        <w:tc>
          <w:tcPr>
            <w:tcW w:w="2027" w:type="dxa"/>
          </w:tcPr>
          <w:p w14:paraId="00BF291E" w14:textId="77777777" w:rsidR="005A65C3" w:rsidRPr="00BB3455" w:rsidRDefault="00AC728F" w:rsidP="009F0320">
            <w:pPr>
              <w:rPr>
                <w:b/>
              </w:rPr>
            </w:pPr>
            <w:r w:rsidRPr="00BB3455">
              <w:rPr>
                <w:rFonts w:eastAsia="Arial"/>
                <w:b/>
              </w:rPr>
              <w:t>Date</w:t>
            </w:r>
          </w:p>
        </w:tc>
      </w:tr>
      <w:tr w:rsidR="005A65C3" w:rsidRPr="00BB3455" w14:paraId="6B4DBC37" w14:textId="77777777" w:rsidTr="00057D9F">
        <w:trPr>
          <w:cantSplit/>
          <w:trHeight w:val="700"/>
        </w:trPr>
        <w:tc>
          <w:tcPr>
            <w:tcW w:w="1838" w:type="dxa"/>
          </w:tcPr>
          <w:p w14:paraId="4C564D38" w14:textId="77E02C44" w:rsidR="005A65C3" w:rsidRPr="00BB3455" w:rsidRDefault="002B5346" w:rsidP="00C26F1D">
            <w:pPr>
              <w:contextualSpacing w:val="0"/>
              <w:rPr>
                <w:rFonts w:cstheme="minorHAnsi"/>
              </w:rPr>
            </w:pPr>
            <w:r w:rsidRPr="00BB3455">
              <w:rPr>
                <w:rFonts w:cstheme="minorHAnsi"/>
              </w:rPr>
              <w:t>J Ribeiro</w:t>
            </w:r>
          </w:p>
        </w:tc>
        <w:tc>
          <w:tcPr>
            <w:tcW w:w="4253" w:type="dxa"/>
          </w:tcPr>
          <w:p w14:paraId="25DD44BF" w14:textId="2D3E4AB0" w:rsidR="005A65C3" w:rsidRPr="00BB3455" w:rsidRDefault="002B5346" w:rsidP="00C26F1D">
            <w:pPr>
              <w:contextualSpacing w:val="0"/>
              <w:rPr>
                <w:rFonts w:cstheme="minorHAnsi"/>
              </w:rPr>
            </w:pPr>
            <w:r w:rsidRPr="00BB3455">
              <w:rPr>
                <w:rFonts w:cstheme="minorHAnsi"/>
              </w:rPr>
              <w:t>Document Created</w:t>
            </w:r>
            <w:r w:rsidR="00480483" w:rsidRPr="00BB3455">
              <w:rPr>
                <w:rFonts w:cstheme="minorHAnsi"/>
              </w:rPr>
              <w:t xml:space="preserve"> for internal review </w:t>
            </w:r>
          </w:p>
        </w:tc>
        <w:tc>
          <w:tcPr>
            <w:tcW w:w="1134" w:type="dxa"/>
          </w:tcPr>
          <w:p w14:paraId="34A32057" w14:textId="2EDAA9A3" w:rsidR="005A65C3" w:rsidRPr="00BB3455" w:rsidRDefault="002B5346" w:rsidP="00C26F1D">
            <w:pPr>
              <w:contextualSpacing w:val="0"/>
              <w:rPr>
                <w:rFonts w:cstheme="minorHAnsi"/>
              </w:rPr>
            </w:pPr>
            <w:r w:rsidRPr="00BB3455">
              <w:rPr>
                <w:rFonts w:cstheme="minorHAnsi"/>
              </w:rPr>
              <w:t>V1</w:t>
            </w:r>
          </w:p>
        </w:tc>
        <w:tc>
          <w:tcPr>
            <w:tcW w:w="2027" w:type="dxa"/>
          </w:tcPr>
          <w:p w14:paraId="711C71FC" w14:textId="2903D754" w:rsidR="005A65C3" w:rsidRPr="00BB3455" w:rsidRDefault="00BB3455" w:rsidP="00C26F1D">
            <w:pPr>
              <w:contextualSpacing w:val="0"/>
              <w:rPr>
                <w:rFonts w:cstheme="minorHAnsi"/>
              </w:rPr>
            </w:pPr>
            <w:r>
              <w:rPr>
                <w:rFonts w:cstheme="minorHAnsi"/>
              </w:rPr>
              <w:t>1</w:t>
            </w:r>
            <w:r w:rsidR="00AC7EE7">
              <w:rPr>
                <w:rFonts w:cstheme="minorHAnsi"/>
              </w:rPr>
              <w:t>5</w:t>
            </w:r>
            <w:r w:rsidR="00501E84" w:rsidRPr="00BB3455">
              <w:rPr>
                <w:rFonts w:cstheme="minorHAnsi"/>
              </w:rPr>
              <w:t>/0</w:t>
            </w:r>
            <w:r w:rsidR="00AC7EE7">
              <w:rPr>
                <w:rFonts w:cstheme="minorHAnsi"/>
              </w:rPr>
              <w:t>5</w:t>
            </w:r>
            <w:r w:rsidR="00501E84" w:rsidRPr="00BB3455">
              <w:rPr>
                <w:rFonts w:cstheme="minorHAnsi"/>
              </w:rPr>
              <w:t>/2018</w:t>
            </w:r>
          </w:p>
        </w:tc>
      </w:tr>
      <w:tr w:rsidR="0066358E" w:rsidRPr="00BB3455" w14:paraId="08ACCD78" w14:textId="77777777" w:rsidTr="00057D9F">
        <w:trPr>
          <w:cantSplit/>
          <w:trHeight w:val="700"/>
        </w:trPr>
        <w:tc>
          <w:tcPr>
            <w:tcW w:w="1838" w:type="dxa"/>
          </w:tcPr>
          <w:p w14:paraId="203A8AEF" w14:textId="77777777" w:rsidR="0066358E" w:rsidRPr="00BB3455" w:rsidRDefault="0066358E" w:rsidP="0066358E">
            <w:pPr>
              <w:rPr>
                <w:rFonts w:eastAsia="Arial" w:cstheme="minorHAnsi"/>
              </w:rPr>
            </w:pPr>
          </w:p>
        </w:tc>
        <w:tc>
          <w:tcPr>
            <w:tcW w:w="4253" w:type="dxa"/>
          </w:tcPr>
          <w:p w14:paraId="00F0BD88" w14:textId="77777777" w:rsidR="0066358E" w:rsidRPr="00BB3455" w:rsidRDefault="0066358E" w:rsidP="0066358E">
            <w:pPr>
              <w:rPr>
                <w:rFonts w:eastAsia="Arial" w:cstheme="minorHAnsi"/>
              </w:rPr>
            </w:pPr>
          </w:p>
        </w:tc>
        <w:tc>
          <w:tcPr>
            <w:tcW w:w="1134" w:type="dxa"/>
          </w:tcPr>
          <w:p w14:paraId="2EA3C18E" w14:textId="77777777" w:rsidR="0066358E" w:rsidRPr="00BB3455" w:rsidRDefault="0066358E" w:rsidP="0066358E">
            <w:pPr>
              <w:rPr>
                <w:rFonts w:eastAsia="Arial" w:cstheme="minorHAnsi"/>
              </w:rPr>
            </w:pPr>
          </w:p>
        </w:tc>
        <w:tc>
          <w:tcPr>
            <w:tcW w:w="2027" w:type="dxa"/>
          </w:tcPr>
          <w:p w14:paraId="5B453270" w14:textId="77777777" w:rsidR="0066358E" w:rsidRPr="00BB3455" w:rsidRDefault="0066358E" w:rsidP="0066358E">
            <w:pPr>
              <w:rPr>
                <w:rFonts w:eastAsia="Arial" w:cstheme="minorHAnsi"/>
              </w:rPr>
            </w:pPr>
          </w:p>
        </w:tc>
      </w:tr>
      <w:tr w:rsidR="0066358E" w:rsidRPr="00BB3455" w14:paraId="1BF84AA2" w14:textId="77777777" w:rsidTr="00057D9F">
        <w:trPr>
          <w:cantSplit/>
          <w:trHeight w:val="700"/>
        </w:trPr>
        <w:tc>
          <w:tcPr>
            <w:tcW w:w="1838" w:type="dxa"/>
          </w:tcPr>
          <w:p w14:paraId="6853170F" w14:textId="77777777" w:rsidR="0066358E" w:rsidRPr="00BB3455" w:rsidRDefault="0066358E" w:rsidP="0066358E">
            <w:pPr>
              <w:rPr>
                <w:rFonts w:eastAsia="Arial" w:cstheme="minorHAnsi"/>
              </w:rPr>
            </w:pPr>
          </w:p>
        </w:tc>
        <w:tc>
          <w:tcPr>
            <w:tcW w:w="4253" w:type="dxa"/>
          </w:tcPr>
          <w:p w14:paraId="56A88991" w14:textId="77777777" w:rsidR="0066358E" w:rsidRPr="00BB3455" w:rsidRDefault="0066358E" w:rsidP="0066358E">
            <w:pPr>
              <w:rPr>
                <w:rFonts w:eastAsia="Arial" w:cstheme="minorHAnsi"/>
              </w:rPr>
            </w:pPr>
          </w:p>
        </w:tc>
        <w:tc>
          <w:tcPr>
            <w:tcW w:w="1134" w:type="dxa"/>
          </w:tcPr>
          <w:p w14:paraId="1AB267D4" w14:textId="77777777" w:rsidR="0066358E" w:rsidRPr="00BB3455" w:rsidRDefault="0066358E" w:rsidP="0066358E">
            <w:pPr>
              <w:rPr>
                <w:rFonts w:eastAsia="Arial" w:cstheme="minorHAnsi"/>
              </w:rPr>
            </w:pPr>
          </w:p>
        </w:tc>
        <w:tc>
          <w:tcPr>
            <w:tcW w:w="2027" w:type="dxa"/>
          </w:tcPr>
          <w:p w14:paraId="4945F5EC" w14:textId="77777777" w:rsidR="0066358E" w:rsidRPr="00BB3455" w:rsidRDefault="0066358E" w:rsidP="0066358E">
            <w:pPr>
              <w:rPr>
                <w:rFonts w:eastAsia="Arial" w:cstheme="minorHAnsi"/>
              </w:rPr>
            </w:pPr>
          </w:p>
        </w:tc>
      </w:tr>
      <w:tr w:rsidR="0066358E" w:rsidRPr="00BB3455" w14:paraId="7AE6257D" w14:textId="77777777" w:rsidTr="00057D9F">
        <w:trPr>
          <w:cantSplit/>
          <w:trHeight w:val="700"/>
        </w:trPr>
        <w:tc>
          <w:tcPr>
            <w:tcW w:w="1838" w:type="dxa"/>
          </w:tcPr>
          <w:p w14:paraId="1F53F1E9" w14:textId="77777777" w:rsidR="0066358E" w:rsidRPr="00BB3455" w:rsidRDefault="0066358E" w:rsidP="0066358E">
            <w:pPr>
              <w:rPr>
                <w:rFonts w:eastAsia="Arial" w:cstheme="minorHAnsi"/>
              </w:rPr>
            </w:pPr>
          </w:p>
        </w:tc>
        <w:tc>
          <w:tcPr>
            <w:tcW w:w="4253" w:type="dxa"/>
          </w:tcPr>
          <w:p w14:paraId="72742EF0" w14:textId="77777777" w:rsidR="0066358E" w:rsidRPr="00BB3455" w:rsidRDefault="0066358E" w:rsidP="0066358E">
            <w:pPr>
              <w:rPr>
                <w:rFonts w:eastAsia="Arial" w:cstheme="minorHAnsi"/>
              </w:rPr>
            </w:pPr>
          </w:p>
        </w:tc>
        <w:tc>
          <w:tcPr>
            <w:tcW w:w="1134" w:type="dxa"/>
          </w:tcPr>
          <w:p w14:paraId="6E39AF56" w14:textId="77777777" w:rsidR="0066358E" w:rsidRPr="00BB3455" w:rsidRDefault="0066358E" w:rsidP="0066358E">
            <w:pPr>
              <w:rPr>
                <w:rFonts w:eastAsia="Arial" w:cstheme="minorHAnsi"/>
              </w:rPr>
            </w:pPr>
          </w:p>
        </w:tc>
        <w:tc>
          <w:tcPr>
            <w:tcW w:w="2027" w:type="dxa"/>
          </w:tcPr>
          <w:p w14:paraId="360863B7" w14:textId="77777777" w:rsidR="0066358E" w:rsidRPr="00BB3455" w:rsidRDefault="0066358E" w:rsidP="0066358E">
            <w:pPr>
              <w:rPr>
                <w:rFonts w:eastAsia="Arial" w:cstheme="minorHAnsi"/>
              </w:rPr>
            </w:pPr>
          </w:p>
        </w:tc>
      </w:tr>
      <w:tr w:rsidR="0066358E" w:rsidRPr="00BB3455" w14:paraId="4A3FD5AC" w14:textId="77777777" w:rsidTr="00057D9F">
        <w:trPr>
          <w:cantSplit/>
          <w:trHeight w:val="700"/>
        </w:trPr>
        <w:tc>
          <w:tcPr>
            <w:tcW w:w="1838" w:type="dxa"/>
          </w:tcPr>
          <w:p w14:paraId="6A392D96" w14:textId="77777777" w:rsidR="0066358E" w:rsidRPr="00BB3455" w:rsidRDefault="0066358E" w:rsidP="0066358E">
            <w:pPr>
              <w:rPr>
                <w:rFonts w:eastAsia="Arial" w:cstheme="minorHAnsi"/>
              </w:rPr>
            </w:pPr>
          </w:p>
        </w:tc>
        <w:tc>
          <w:tcPr>
            <w:tcW w:w="4253" w:type="dxa"/>
          </w:tcPr>
          <w:p w14:paraId="2E96B307" w14:textId="77777777" w:rsidR="0066358E" w:rsidRPr="00BB3455" w:rsidRDefault="0066358E" w:rsidP="0066358E">
            <w:pPr>
              <w:rPr>
                <w:rFonts w:eastAsia="Arial" w:cstheme="minorHAnsi"/>
              </w:rPr>
            </w:pPr>
          </w:p>
        </w:tc>
        <w:tc>
          <w:tcPr>
            <w:tcW w:w="1134" w:type="dxa"/>
          </w:tcPr>
          <w:p w14:paraId="665EDDB8" w14:textId="77777777" w:rsidR="0066358E" w:rsidRPr="00BB3455" w:rsidRDefault="0066358E" w:rsidP="0066358E">
            <w:pPr>
              <w:rPr>
                <w:rFonts w:eastAsia="Arial" w:cstheme="minorHAnsi"/>
              </w:rPr>
            </w:pPr>
          </w:p>
        </w:tc>
        <w:tc>
          <w:tcPr>
            <w:tcW w:w="2027" w:type="dxa"/>
          </w:tcPr>
          <w:p w14:paraId="606CD54D" w14:textId="77777777" w:rsidR="0066358E" w:rsidRPr="00BB3455" w:rsidRDefault="0066358E" w:rsidP="0066358E">
            <w:pPr>
              <w:rPr>
                <w:rFonts w:eastAsia="Arial" w:cstheme="minorHAnsi"/>
              </w:rPr>
            </w:pPr>
          </w:p>
        </w:tc>
      </w:tr>
    </w:tbl>
    <w:p w14:paraId="0DF4F424" w14:textId="77777777" w:rsidR="005A65C3" w:rsidRPr="00BB3455" w:rsidRDefault="005A65C3"/>
    <w:p w14:paraId="3BF0F689" w14:textId="77777777" w:rsidR="005A65C3" w:rsidRPr="00BB3455" w:rsidRDefault="00AC728F" w:rsidP="009F0320">
      <w:pPr>
        <w:pStyle w:val="Heading1"/>
      </w:pPr>
      <w:r w:rsidRPr="00BB3455">
        <w:rPr>
          <w:rFonts w:eastAsia="Arial"/>
        </w:rPr>
        <w:t>Approvals</w:t>
      </w:r>
    </w:p>
    <w:p w14:paraId="262EB785" w14:textId="77777777" w:rsidR="005A65C3" w:rsidRPr="00BB3455" w:rsidRDefault="00AC728F" w:rsidP="009F0320">
      <w:pPr>
        <w:pStyle w:val="Heading1"/>
      </w:pPr>
      <w:r w:rsidRPr="00BB3455">
        <w:rPr>
          <w:rFonts w:eastAsia="Arial"/>
        </w:rPr>
        <w:t>RACI Approvals</w:t>
      </w:r>
    </w:p>
    <w:p w14:paraId="6943234F" w14:textId="77777777" w:rsidR="005A65C3" w:rsidRPr="00BB3455" w:rsidRDefault="00AC728F" w:rsidP="009F0320">
      <w:pPr>
        <w:pStyle w:val="Heading1"/>
      </w:pPr>
      <w:r w:rsidRPr="00BB3455">
        <w:rPr>
          <w:rFonts w:eastAsia="Arial"/>
        </w:rPr>
        <w:t>R=Responsible, A=Accountable, C=Contributor, I=Information only</w:t>
      </w:r>
    </w:p>
    <w:tbl>
      <w:tblPr>
        <w:tblStyle w:val="a2"/>
        <w:tblW w:w="9026" w:type="dxa"/>
        <w:tblInd w:w="-108" w:type="dxa"/>
        <w:tblLayout w:type="fixed"/>
        <w:tblLook w:val="0400" w:firstRow="0" w:lastRow="0" w:firstColumn="0" w:lastColumn="0" w:noHBand="0" w:noVBand="1"/>
      </w:tblPr>
      <w:tblGrid>
        <w:gridCol w:w="816"/>
        <w:gridCol w:w="3711"/>
        <w:gridCol w:w="2194"/>
        <w:gridCol w:w="1133"/>
        <w:gridCol w:w="1172"/>
      </w:tblGrid>
      <w:tr w:rsidR="005A65C3" w:rsidRPr="00BB3455" w14:paraId="76907F65" w14:textId="77777777">
        <w:tc>
          <w:tcPr>
            <w:tcW w:w="816" w:type="dxa"/>
            <w:tcBorders>
              <w:top w:val="nil"/>
              <w:left w:val="nil"/>
              <w:bottom w:val="single" w:sz="8" w:space="0" w:color="000000"/>
              <w:right w:val="single" w:sz="8" w:space="0" w:color="000000"/>
            </w:tcBorders>
            <w:shd w:val="clear" w:color="auto" w:fill="A6A6A6"/>
            <w:tcMar>
              <w:left w:w="108" w:type="dxa"/>
              <w:right w:w="108" w:type="dxa"/>
            </w:tcMar>
            <w:vAlign w:val="center"/>
          </w:tcPr>
          <w:p w14:paraId="4FAE7E2A" w14:textId="77777777" w:rsidR="005A65C3" w:rsidRPr="00BB3455" w:rsidRDefault="00AC728F" w:rsidP="00057D9F">
            <w:pPr>
              <w:keepNext/>
              <w:jc w:val="center"/>
            </w:pPr>
            <w:r w:rsidRPr="00BB3455">
              <w:rPr>
                <w:rFonts w:ascii="Arial" w:eastAsia="Arial" w:hAnsi="Arial" w:cs="Arial"/>
                <w:b/>
                <w:color w:val="FFFFFF"/>
                <w:sz w:val="24"/>
                <w:szCs w:val="24"/>
              </w:rPr>
              <w:lastRenderedPageBreak/>
              <w:t>RACI</w:t>
            </w:r>
          </w:p>
        </w:tc>
        <w:tc>
          <w:tcPr>
            <w:tcW w:w="3711" w:type="dxa"/>
            <w:tcBorders>
              <w:top w:val="nil"/>
              <w:left w:val="nil"/>
              <w:bottom w:val="single" w:sz="8" w:space="0" w:color="000000"/>
              <w:right w:val="single" w:sz="8" w:space="0" w:color="000000"/>
            </w:tcBorders>
            <w:shd w:val="clear" w:color="auto" w:fill="A6A6A6"/>
            <w:tcMar>
              <w:left w:w="108" w:type="dxa"/>
              <w:right w:w="108" w:type="dxa"/>
            </w:tcMar>
            <w:vAlign w:val="center"/>
          </w:tcPr>
          <w:p w14:paraId="742B03BF" w14:textId="77777777" w:rsidR="005A65C3" w:rsidRPr="00BB3455" w:rsidRDefault="00AC728F" w:rsidP="00057D9F">
            <w:pPr>
              <w:keepNext/>
              <w:jc w:val="center"/>
            </w:pPr>
            <w:r w:rsidRPr="00BB3455">
              <w:rPr>
                <w:rFonts w:ascii="Arial" w:eastAsia="Arial" w:hAnsi="Arial" w:cs="Arial"/>
                <w:b/>
                <w:color w:val="FFFFFF"/>
                <w:sz w:val="24"/>
                <w:szCs w:val="24"/>
              </w:rPr>
              <w:t>Role</w:t>
            </w:r>
          </w:p>
        </w:tc>
        <w:tc>
          <w:tcPr>
            <w:tcW w:w="2194" w:type="dxa"/>
            <w:tcBorders>
              <w:top w:val="nil"/>
              <w:left w:val="nil"/>
              <w:bottom w:val="single" w:sz="8" w:space="0" w:color="000000"/>
              <w:right w:val="single" w:sz="8" w:space="0" w:color="000000"/>
            </w:tcBorders>
            <w:shd w:val="clear" w:color="auto" w:fill="A6A6A6"/>
            <w:tcMar>
              <w:left w:w="108" w:type="dxa"/>
              <w:right w:w="108" w:type="dxa"/>
            </w:tcMar>
            <w:vAlign w:val="center"/>
          </w:tcPr>
          <w:p w14:paraId="313BA535" w14:textId="77777777" w:rsidR="005A65C3" w:rsidRPr="00BB3455" w:rsidRDefault="00AC728F" w:rsidP="00057D9F">
            <w:pPr>
              <w:keepNext/>
              <w:jc w:val="center"/>
            </w:pPr>
            <w:r w:rsidRPr="00BB3455">
              <w:rPr>
                <w:rFonts w:ascii="Arial" w:eastAsia="Arial" w:hAnsi="Arial" w:cs="Arial"/>
                <w:b/>
                <w:color w:val="FFFFFF"/>
                <w:sz w:val="24"/>
                <w:szCs w:val="24"/>
              </w:rPr>
              <w:t>Name</w:t>
            </w:r>
          </w:p>
        </w:tc>
        <w:tc>
          <w:tcPr>
            <w:tcW w:w="1133" w:type="dxa"/>
            <w:tcBorders>
              <w:top w:val="nil"/>
              <w:left w:val="nil"/>
              <w:bottom w:val="single" w:sz="8" w:space="0" w:color="000000"/>
              <w:right w:val="single" w:sz="8" w:space="0" w:color="000000"/>
            </w:tcBorders>
            <w:shd w:val="clear" w:color="auto" w:fill="A6A6A6"/>
            <w:tcMar>
              <w:left w:w="108" w:type="dxa"/>
              <w:right w:w="108" w:type="dxa"/>
            </w:tcMar>
            <w:vAlign w:val="center"/>
          </w:tcPr>
          <w:p w14:paraId="583DAE9B" w14:textId="77777777" w:rsidR="005A65C3" w:rsidRPr="00BB3455" w:rsidRDefault="00AC728F" w:rsidP="00057D9F">
            <w:pPr>
              <w:keepNext/>
              <w:jc w:val="center"/>
            </w:pPr>
            <w:r w:rsidRPr="00BB3455">
              <w:rPr>
                <w:rFonts w:ascii="Arial" w:eastAsia="Arial" w:hAnsi="Arial" w:cs="Arial"/>
                <w:b/>
                <w:color w:val="FFFFFF"/>
                <w:sz w:val="20"/>
                <w:szCs w:val="20"/>
              </w:rPr>
              <w:t>Version approved</w:t>
            </w:r>
          </w:p>
        </w:tc>
        <w:tc>
          <w:tcPr>
            <w:tcW w:w="1172" w:type="dxa"/>
            <w:tcBorders>
              <w:top w:val="nil"/>
              <w:left w:val="nil"/>
              <w:bottom w:val="single" w:sz="8" w:space="0" w:color="000000"/>
              <w:right w:val="nil"/>
            </w:tcBorders>
            <w:shd w:val="clear" w:color="auto" w:fill="A6A6A6"/>
            <w:tcMar>
              <w:left w:w="108" w:type="dxa"/>
              <w:right w:w="108" w:type="dxa"/>
            </w:tcMar>
            <w:vAlign w:val="center"/>
          </w:tcPr>
          <w:p w14:paraId="51604DAB" w14:textId="77777777" w:rsidR="005A65C3" w:rsidRPr="00BB3455" w:rsidRDefault="00AC728F" w:rsidP="00057D9F">
            <w:pPr>
              <w:keepNext/>
              <w:jc w:val="center"/>
            </w:pPr>
            <w:r w:rsidRPr="00BB3455">
              <w:rPr>
                <w:rFonts w:ascii="Arial" w:eastAsia="Arial" w:hAnsi="Arial" w:cs="Arial"/>
                <w:b/>
                <w:color w:val="FFFFFF"/>
                <w:sz w:val="24"/>
                <w:szCs w:val="24"/>
              </w:rPr>
              <w:t>Date</w:t>
            </w:r>
          </w:p>
        </w:tc>
      </w:tr>
      <w:tr w:rsidR="005A65C3" w:rsidRPr="00BB3455" w14:paraId="2E9B9BC8" w14:textId="77777777">
        <w:trPr>
          <w:trHeight w:val="700"/>
        </w:trPr>
        <w:tc>
          <w:tcPr>
            <w:tcW w:w="816"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20744393" w14:textId="77777777" w:rsidR="005A65C3" w:rsidRPr="00BB3455" w:rsidRDefault="00AC728F">
            <w:pPr>
              <w:jc w:val="center"/>
            </w:pPr>
            <w:r w:rsidRPr="00BB3455">
              <w:rPr>
                <w:rFonts w:ascii="Arial" w:eastAsia="Arial" w:hAnsi="Arial" w:cs="Arial"/>
                <w:sz w:val="24"/>
                <w:szCs w:val="24"/>
              </w:rPr>
              <w:t>R</w:t>
            </w:r>
          </w:p>
        </w:tc>
        <w:tc>
          <w:tcPr>
            <w:tcW w:w="3711"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275117E0" w14:textId="1215C043" w:rsidR="005A65C3" w:rsidRPr="00BB3455" w:rsidRDefault="00AC728F">
            <w:r w:rsidRPr="00BB3455">
              <w:rPr>
                <w:rFonts w:ascii="Arial" w:eastAsia="Arial" w:hAnsi="Arial" w:cs="Arial"/>
                <w:sz w:val="24"/>
                <w:szCs w:val="24"/>
              </w:rPr>
              <w:t xml:space="preserve">Cefas </w:t>
            </w:r>
            <w:r w:rsidR="003974B5" w:rsidRPr="00BB3455">
              <w:rPr>
                <w:rFonts w:ascii="Arial" w:eastAsia="Arial" w:hAnsi="Arial" w:cs="Arial"/>
                <w:sz w:val="24"/>
                <w:szCs w:val="24"/>
              </w:rPr>
              <w:t>PI</w:t>
            </w:r>
            <w:r w:rsidR="00391741" w:rsidRPr="00BB3455">
              <w:rPr>
                <w:rFonts w:ascii="Arial" w:eastAsia="Arial" w:hAnsi="Arial" w:cs="Arial"/>
                <w:sz w:val="24"/>
                <w:szCs w:val="24"/>
              </w:rPr>
              <w:t xml:space="preserve"> </w:t>
            </w:r>
          </w:p>
        </w:tc>
        <w:tc>
          <w:tcPr>
            <w:tcW w:w="2194"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6D0DAC10" w14:textId="77777777" w:rsidR="005A65C3" w:rsidRPr="00BB3455" w:rsidRDefault="00AC728F">
            <w:r w:rsidRPr="00BB3455">
              <w:rPr>
                <w:rFonts w:ascii="Arial" w:eastAsia="Arial" w:hAnsi="Arial" w:cs="Arial"/>
                <w:sz w:val="24"/>
                <w:szCs w:val="24"/>
              </w:rPr>
              <w:t>Eva Garnacho</w:t>
            </w:r>
          </w:p>
        </w:tc>
        <w:tc>
          <w:tcPr>
            <w:tcW w:w="1133"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408ECACA" w14:textId="77777777" w:rsidR="005A65C3" w:rsidRPr="00BB3455" w:rsidRDefault="005A65C3">
            <w:pPr>
              <w:jc w:val="center"/>
            </w:pPr>
          </w:p>
        </w:tc>
        <w:tc>
          <w:tcPr>
            <w:tcW w:w="1172" w:type="dxa"/>
            <w:tcBorders>
              <w:top w:val="nil"/>
              <w:left w:val="nil"/>
              <w:bottom w:val="single" w:sz="8" w:space="0" w:color="000000"/>
              <w:right w:val="nil"/>
            </w:tcBorders>
            <w:shd w:val="clear" w:color="auto" w:fill="D9D9D9"/>
            <w:tcMar>
              <w:left w:w="108" w:type="dxa"/>
              <w:right w:w="108" w:type="dxa"/>
            </w:tcMar>
            <w:vAlign w:val="center"/>
          </w:tcPr>
          <w:p w14:paraId="41066D4B" w14:textId="77777777" w:rsidR="005A65C3" w:rsidRPr="00BB3455" w:rsidRDefault="005A65C3"/>
        </w:tc>
      </w:tr>
      <w:tr w:rsidR="005A65C3" w:rsidRPr="00BB3455" w14:paraId="5ED61A6D" w14:textId="77777777">
        <w:trPr>
          <w:trHeight w:val="700"/>
        </w:trPr>
        <w:tc>
          <w:tcPr>
            <w:tcW w:w="816"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22B410B7" w14:textId="77777777" w:rsidR="005A65C3" w:rsidRPr="00BB3455" w:rsidRDefault="00AC728F">
            <w:pPr>
              <w:jc w:val="center"/>
            </w:pPr>
            <w:r w:rsidRPr="00BB3455">
              <w:rPr>
                <w:rFonts w:ascii="Arial" w:eastAsia="Arial" w:hAnsi="Arial" w:cs="Arial"/>
                <w:sz w:val="24"/>
                <w:szCs w:val="24"/>
              </w:rPr>
              <w:t>A</w:t>
            </w:r>
          </w:p>
        </w:tc>
        <w:tc>
          <w:tcPr>
            <w:tcW w:w="3711"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70F1F3C6" w14:textId="2F41473F" w:rsidR="005A65C3" w:rsidRPr="00BB3455" w:rsidRDefault="00AC728F">
            <w:r w:rsidRPr="00BB3455">
              <w:rPr>
                <w:rFonts w:ascii="Arial" w:eastAsia="Arial" w:hAnsi="Arial" w:cs="Arial"/>
                <w:sz w:val="24"/>
                <w:szCs w:val="24"/>
              </w:rPr>
              <w:t xml:space="preserve">Cefas </w:t>
            </w:r>
            <w:r w:rsidR="00391741" w:rsidRPr="00BB3455">
              <w:rPr>
                <w:rFonts w:ascii="Arial" w:eastAsia="Arial" w:hAnsi="Arial" w:cs="Arial"/>
                <w:sz w:val="24"/>
                <w:szCs w:val="24"/>
              </w:rPr>
              <w:t>PM</w:t>
            </w:r>
            <w:r w:rsidR="00480483" w:rsidRPr="00BB3455">
              <w:rPr>
                <w:rFonts w:ascii="Arial" w:eastAsia="Arial" w:hAnsi="Arial" w:cs="Arial"/>
                <w:sz w:val="24"/>
                <w:szCs w:val="24"/>
              </w:rPr>
              <w:t xml:space="preserve">s </w:t>
            </w:r>
            <w:r w:rsidR="00391741" w:rsidRPr="00BB3455">
              <w:rPr>
                <w:rFonts w:ascii="Arial" w:eastAsia="Arial" w:hAnsi="Arial" w:cs="Arial"/>
                <w:sz w:val="24"/>
                <w:szCs w:val="24"/>
              </w:rPr>
              <w:t xml:space="preserve">/ </w:t>
            </w:r>
            <w:r w:rsidRPr="00BB3455">
              <w:rPr>
                <w:rFonts w:ascii="Arial" w:eastAsia="Arial" w:hAnsi="Arial" w:cs="Arial"/>
                <w:sz w:val="24"/>
                <w:szCs w:val="24"/>
              </w:rPr>
              <w:t>Sponsor</w:t>
            </w:r>
          </w:p>
        </w:tc>
        <w:tc>
          <w:tcPr>
            <w:tcW w:w="2194"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0D21F515" w14:textId="6C6FC3E8" w:rsidR="005A65C3" w:rsidRPr="00BB3455" w:rsidRDefault="00480483" w:rsidP="003F5807">
            <w:r w:rsidRPr="00BB3455">
              <w:rPr>
                <w:rFonts w:ascii="Arial" w:eastAsia="Arial" w:hAnsi="Arial" w:cs="Arial"/>
                <w:sz w:val="24"/>
                <w:szCs w:val="24"/>
              </w:rPr>
              <w:t>D Pettengell</w:t>
            </w:r>
            <w:r w:rsidR="0050358D" w:rsidRPr="00BB3455">
              <w:rPr>
                <w:rFonts w:ascii="Arial" w:eastAsia="Arial" w:hAnsi="Arial" w:cs="Arial"/>
                <w:sz w:val="24"/>
                <w:szCs w:val="24"/>
              </w:rPr>
              <w:t xml:space="preserve"> </w:t>
            </w:r>
            <w:r w:rsidRPr="00BB3455">
              <w:rPr>
                <w:rFonts w:ascii="Arial" w:eastAsia="Arial" w:hAnsi="Arial" w:cs="Arial"/>
                <w:sz w:val="24"/>
                <w:szCs w:val="24"/>
              </w:rPr>
              <w:t>/</w:t>
            </w:r>
            <w:r w:rsidR="0050358D" w:rsidRPr="00BB3455">
              <w:rPr>
                <w:rFonts w:ascii="Arial" w:eastAsia="Arial" w:hAnsi="Arial" w:cs="Arial"/>
                <w:sz w:val="24"/>
                <w:szCs w:val="24"/>
              </w:rPr>
              <w:t xml:space="preserve"> </w:t>
            </w:r>
            <w:r w:rsidRPr="00BB3455">
              <w:rPr>
                <w:rFonts w:ascii="Arial" w:eastAsia="Arial" w:hAnsi="Arial" w:cs="Arial"/>
                <w:sz w:val="24"/>
                <w:szCs w:val="24"/>
              </w:rPr>
              <w:t xml:space="preserve">W Dawson </w:t>
            </w:r>
          </w:p>
        </w:tc>
        <w:tc>
          <w:tcPr>
            <w:tcW w:w="1133"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6AC3EDBC" w14:textId="77777777" w:rsidR="005A65C3" w:rsidRPr="00BB3455" w:rsidRDefault="005A65C3">
            <w:pPr>
              <w:jc w:val="center"/>
            </w:pPr>
          </w:p>
        </w:tc>
        <w:tc>
          <w:tcPr>
            <w:tcW w:w="1172" w:type="dxa"/>
            <w:tcBorders>
              <w:top w:val="nil"/>
              <w:left w:val="nil"/>
              <w:bottom w:val="single" w:sz="8" w:space="0" w:color="000000"/>
              <w:right w:val="nil"/>
            </w:tcBorders>
            <w:shd w:val="clear" w:color="auto" w:fill="D9D9D9"/>
            <w:tcMar>
              <w:left w:w="108" w:type="dxa"/>
              <w:right w:w="108" w:type="dxa"/>
            </w:tcMar>
            <w:vAlign w:val="center"/>
          </w:tcPr>
          <w:p w14:paraId="79842D98" w14:textId="77777777" w:rsidR="005A65C3" w:rsidRPr="00BB3455" w:rsidRDefault="005A65C3"/>
        </w:tc>
      </w:tr>
      <w:tr w:rsidR="005A65C3" w:rsidRPr="00BB3455" w14:paraId="231A2958" w14:textId="77777777">
        <w:trPr>
          <w:trHeight w:val="700"/>
        </w:trPr>
        <w:tc>
          <w:tcPr>
            <w:tcW w:w="816"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56C0AB53" w14:textId="77777777" w:rsidR="005A65C3" w:rsidRPr="00BB3455" w:rsidRDefault="00AC728F">
            <w:pPr>
              <w:jc w:val="center"/>
            </w:pPr>
            <w:r w:rsidRPr="00BB3455">
              <w:rPr>
                <w:rFonts w:ascii="Arial" w:eastAsia="Arial" w:hAnsi="Arial" w:cs="Arial"/>
                <w:sz w:val="24"/>
                <w:szCs w:val="24"/>
              </w:rPr>
              <w:t>C</w:t>
            </w:r>
          </w:p>
        </w:tc>
        <w:tc>
          <w:tcPr>
            <w:tcW w:w="3711"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3879864A" w14:textId="77777777" w:rsidR="005A65C3" w:rsidRPr="00BB3455" w:rsidRDefault="0002488E">
            <w:pPr>
              <w:rPr>
                <w:rFonts w:ascii="Arial" w:hAnsi="Arial" w:cs="Arial"/>
                <w:sz w:val="24"/>
                <w:szCs w:val="24"/>
              </w:rPr>
            </w:pPr>
            <w:r w:rsidRPr="00BB3455">
              <w:rPr>
                <w:rFonts w:ascii="Arial" w:hAnsi="Arial" w:cs="Arial"/>
                <w:sz w:val="24"/>
                <w:szCs w:val="24"/>
              </w:rPr>
              <w:t xml:space="preserve">Cefas Data </w:t>
            </w:r>
            <w:r w:rsidR="003974B5" w:rsidRPr="00BB3455">
              <w:rPr>
                <w:rFonts w:ascii="Arial" w:hAnsi="Arial" w:cs="Arial"/>
                <w:sz w:val="24"/>
                <w:szCs w:val="24"/>
              </w:rPr>
              <w:t>Analyst</w:t>
            </w:r>
          </w:p>
        </w:tc>
        <w:tc>
          <w:tcPr>
            <w:tcW w:w="2194"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29219761" w14:textId="77777777" w:rsidR="005A65C3" w:rsidRPr="00BB3455" w:rsidRDefault="003974B5">
            <w:pPr>
              <w:rPr>
                <w:rFonts w:ascii="Arial" w:hAnsi="Arial" w:cs="Arial"/>
                <w:sz w:val="24"/>
                <w:szCs w:val="24"/>
              </w:rPr>
            </w:pPr>
            <w:r w:rsidRPr="00BB3455">
              <w:rPr>
                <w:rFonts w:ascii="Arial" w:hAnsi="Arial" w:cs="Arial"/>
                <w:sz w:val="24"/>
                <w:szCs w:val="24"/>
              </w:rPr>
              <w:t>Joe Ribeiro</w:t>
            </w:r>
          </w:p>
        </w:tc>
        <w:tc>
          <w:tcPr>
            <w:tcW w:w="1133" w:type="dxa"/>
            <w:tcBorders>
              <w:top w:val="nil"/>
              <w:left w:val="nil"/>
              <w:bottom w:val="single" w:sz="8" w:space="0" w:color="000000"/>
              <w:right w:val="single" w:sz="8" w:space="0" w:color="000000"/>
            </w:tcBorders>
            <w:shd w:val="clear" w:color="auto" w:fill="D9D9D9"/>
            <w:tcMar>
              <w:left w:w="108" w:type="dxa"/>
              <w:right w:w="108" w:type="dxa"/>
            </w:tcMar>
            <w:vAlign w:val="center"/>
          </w:tcPr>
          <w:p w14:paraId="08B93D8E" w14:textId="77777777" w:rsidR="005A65C3" w:rsidRPr="00BB3455" w:rsidRDefault="005A65C3">
            <w:pPr>
              <w:jc w:val="center"/>
            </w:pPr>
          </w:p>
        </w:tc>
        <w:tc>
          <w:tcPr>
            <w:tcW w:w="1172" w:type="dxa"/>
            <w:tcBorders>
              <w:top w:val="nil"/>
              <w:left w:val="nil"/>
              <w:bottom w:val="single" w:sz="8" w:space="0" w:color="000000"/>
              <w:right w:val="nil"/>
            </w:tcBorders>
            <w:shd w:val="clear" w:color="auto" w:fill="D9D9D9"/>
            <w:tcMar>
              <w:left w:w="108" w:type="dxa"/>
              <w:right w:w="108" w:type="dxa"/>
            </w:tcMar>
            <w:vAlign w:val="center"/>
          </w:tcPr>
          <w:p w14:paraId="457B37D8" w14:textId="77777777" w:rsidR="005A65C3" w:rsidRPr="00BB3455" w:rsidRDefault="005A65C3"/>
        </w:tc>
      </w:tr>
      <w:tr w:rsidR="0002488E" w:rsidRPr="00BB3455" w14:paraId="1655E9FE" w14:textId="77777777">
        <w:trPr>
          <w:trHeight w:val="700"/>
        </w:trPr>
        <w:tc>
          <w:tcPr>
            <w:tcW w:w="816" w:type="dxa"/>
            <w:tcBorders>
              <w:top w:val="nil"/>
              <w:left w:val="nil"/>
              <w:bottom w:val="nil"/>
              <w:right w:val="single" w:sz="8" w:space="0" w:color="000000"/>
            </w:tcBorders>
            <w:shd w:val="clear" w:color="auto" w:fill="D9D9D9"/>
            <w:tcMar>
              <w:left w:w="108" w:type="dxa"/>
              <w:right w:w="108" w:type="dxa"/>
            </w:tcMar>
            <w:vAlign w:val="center"/>
          </w:tcPr>
          <w:p w14:paraId="2046ED1E" w14:textId="4A0CA65A" w:rsidR="0002488E" w:rsidRPr="00BB3455" w:rsidRDefault="00391741" w:rsidP="0002488E">
            <w:pPr>
              <w:jc w:val="center"/>
            </w:pPr>
            <w:r w:rsidRPr="00BB3455">
              <w:rPr>
                <w:rFonts w:ascii="Arial" w:eastAsia="Arial" w:hAnsi="Arial" w:cs="Arial"/>
                <w:sz w:val="24"/>
                <w:szCs w:val="24"/>
              </w:rPr>
              <w:t>C</w:t>
            </w:r>
          </w:p>
        </w:tc>
        <w:tc>
          <w:tcPr>
            <w:tcW w:w="3711" w:type="dxa"/>
            <w:tcBorders>
              <w:top w:val="nil"/>
              <w:left w:val="nil"/>
              <w:bottom w:val="nil"/>
              <w:right w:val="single" w:sz="8" w:space="0" w:color="000000"/>
            </w:tcBorders>
            <w:shd w:val="clear" w:color="auto" w:fill="D9D9D9"/>
            <w:tcMar>
              <w:left w:w="108" w:type="dxa"/>
              <w:right w:w="108" w:type="dxa"/>
            </w:tcMar>
            <w:vAlign w:val="center"/>
          </w:tcPr>
          <w:p w14:paraId="5C034DFF" w14:textId="4CE31813" w:rsidR="0002488E" w:rsidRPr="00BB3455" w:rsidRDefault="00480483" w:rsidP="0002488E">
            <w:r w:rsidRPr="00BB3455">
              <w:rPr>
                <w:rFonts w:ascii="Arial" w:eastAsia="Arial" w:hAnsi="Arial" w:cs="Arial"/>
                <w:sz w:val="24"/>
                <w:szCs w:val="24"/>
              </w:rPr>
              <w:t xml:space="preserve">WP lead and </w:t>
            </w:r>
            <w:r w:rsidR="0002488E" w:rsidRPr="00BB3455">
              <w:rPr>
                <w:rFonts w:ascii="Arial" w:eastAsia="Arial" w:hAnsi="Arial" w:cs="Arial"/>
                <w:sz w:val="24"/>
                <w:szCs w:val="24"/>
              </w:rPr>
              <w:t xml:space="preserve">Cefas </w:t>
            </w:r>
            <w:r w:rsidR="00391741" w:rsidRPr="00BB3455">
              <w:rPr>
                <w:rFonts w:ascii="Arial" w:eastAsia="Arial" w:hAnsi="Arial" w:cs="Arial"/>
                <w:sz w:val="24"/>
                <w:szCs w:val="24"/>
              </w:rPr>
              <w:t xml:space="preserve">Assessor </w:t>
            </w:r>
          </w:p>
        </w:tc>
        <w:tc>
          <w:tcPr>
            <w:tcW w:w="2194" w:type="dxa"/>
            <w:tcBorders>
              <w:top w:val="nil"/>
              <w:left w:val="nil"/>
              <w:bottom w:val="nil"/>
              <w:right w:val="single" w:sz="8" w:space="0" w:color="000000"/>
            </w:tcBorders>
            <w:shd w:val="clear" w:color="auto" w:fill="D9D9D9"/>
            <w:tcMar>
              <w:left w:w="108" w:type="dxa"/>
              <w:right w:w="108" w:type="dxa"/>
            </w:tcMar>
            <w:vAlign w:val="center"/>
          </w:tcPr>
          <w:p w14:paraId="05D40F06" w14:textId="7BB05959" w:rsidR="0002488E" w:rsidRPr="00BB3455" w:rsidRDefault="00391741" w:rsidP="0002488E">
            <w:pPr>
              <w:rPr>
                <w:rFonts w:ascii="Arial" w:hAnsi="Arial" w:cs="Arial"/>
                <w:sz w:val="24"/>
                <w:szCs w:val="24"/>
              </w:rPr>
            </w:pPr>
            <w:r w:rsidRPr="00BB3455">
              <w:rPr>
                <w:rFonts w:ascii="Arial" w:hAnsi="Arial" w:cs="Arial"/>
                <w:sz w:val="24"/>
                <w:szCs w:val="24"/>
              </w:rPr>
              <w:t>Chris Lynam</w:t>
            </w:r>
          </w:p>
        </w:tc>
        <w:tc>
          <w:tcPr>
            <w:tcW w:w="1133" w:type="dxa"/>
            <w:tcBorders>
              <w:top w:val="nil"/>
              <w:left w:val="nil"/>
              <w:bottom w:val="nil"/>
              <w:right w:val="single" w:sz="8" w:space="0" w:color="000000"/>
            </w:tcBorders>
            <w:shd w:val="clear" w:color="auto" w:fill="D9D9D9"/>
            <w:tcMar>
              <w:left w:w="108" w:type="dxa"/>
              <w:right w:w="108" w:type="dxa"/>
            </w:tcMar>
            <w:vAlign w:val="center"/>
          </w:tcPr>
          <w:p w14:paraId="3351156C" w14:textId="77777777" w:rsidR="0002488E" w:rsidRPr="00BB3455" w:rsidRDefault="0002488E" w:rsidP="0002488E">
            <w:pPr>
              <w:jc w:val="center"/>
            </w:pPr>
          </w:p>
        </w:tc>
        <w:tc>
          <w:tcPr>
            <w:tcW w:w="1172" w:type="dxa"/>
            <w:shd w:val="clear" w:color="auto" w:fill="D9D9D9"/>
            <w:tcMar>
              <w:left w:w="108" w:type="dxa"/>
              <w:right w:w="108" w:type="dxa"/>
            </w:tcMar>
            <w:vAlign w:val="center"/>
          </w:tcPr>
          <w:p w14:paraId="48AFAB92" w14:textId="77777777" w:rsidR="0002488E" w:rsidRPr="00BB3455" w:rsidRDefault="0002488E" w:rsidP="0002488E"/>
        </w:tc>
      </w:tr>
      <w:tr w:rsidR="0050358D" w:rsidRPr="00BB3455" w14:paraId="407AA083" w14:textId="77777777">
        <w:trPr>
          <w:trHeight w:val="700"/>
        </w:trPr>
        <w:tc>
          <w:tcPr>
            <w:tcW w:w="816" w:type="dxa"/>
            <w:tcBorders>
              <w:top w:val="nil"/>
              <w:left w:val="nil"/>
              <w:bottom w:val="nil"/>
              <w:right w:val="single" w:sz="8" w:space="0" w:color="000000"/>
            </w:tcBorders>
            <w:shd w:val="clear" w:color="auto" w:fill="D9D9D9"/>
            <w:tcMar>
              <w:left w:w="108" w:type="dxa"/>
              <w:right w:w="108" w:type="dxa"/>
            </w:tcMar>
            <w:vAlign w:val="center"/>
          </w:tcPr>
          <w:p w14:paraId="69B22DED" w14:textId="430638BD" w:rsidR="0050358D" w:rsidRPr="00BB3455" w:rsidRDefault="0050358D" w:rsidP="0050358D">
            <w:pPr>
              <w:jc w:val="center"/>
              <w:rPr>
                <w:rFonts w:ascii="Arial" w:eastAsia="Arial" w:hAnsi="Arial" w:cs="Arial"/>
                <w:sz w:val="24"/>
                <w:szCs w:val="24"/>
              </w:rPr>
            </w:pPr>
            <w:r w:rsidRPr="00BB3455">
              <w:rPr>
                <w:rFonts w:ascii="Arial" w:eastAsia="Arial" w:hAnsi="Arial" w:cs="Arial"/>
                <w:sz w:val="24"/>
                <w:szCs w:val="24"/>
              </w:rPr>
              <w:t>I</w:t>
            </w:r>
          </w:p>
        </w:tc>
        <w:tc>
          <w:tcPr>
            <w:tcW w:w="3711" w:type="dxa"/>
            <w:tcBorders>
              <w:top w:val="nil"/>
              <w:left w:val="nil"/>
              <w:bottom w:val="nil"/>
              <w:right w:val="single" w:sz="8" w:space="0" w:color="000000"/>
            </w:tcBorders>
            <w:shd w:val="clear" w:color="auto" w:fill="D9D9D9"/>
            <w:tcMar>
              <w:left w:w="108" w:type="dxa"/>
              <w:right w:w="108" w:type="dxa"/>
            </w:tcMar>
            <w:vAlign w:val="center"/>
          </w:tcPr>
          <w:p w14:paraId="7398DE1F" w14:textId="60BB9296" w:rsidR="0050358D" w:rsidRPr="00BB3455" w:rsidRDefault="0050358D" w:rsidP="0050358D">
            <w:pPr>
              <w:rPr>
                <w:rFonts w:ascii="Arial" w:eastAsia="Arial" w:hAnsi="Arial" w:cs="Arial"/>
                <w:sz w:val="24"/>
                <w:szCs w:val="24"/>
              </w:rPr>
            </w:pPr>
            <w:r w:rsidRPr="00BB3455">
              <w:rPr>
                <w:rFonts w:ascii="Arial" w:eastAsia="Arial" w:hAnsi="Arial" w:cs="Arial"/>
                <w:sz w:val="24"/>
                <w:szCs w:val="24"/>
              </w:rPr>
              <w:t>Cefas Developer Operations</w:t>
            </w:r>
          </w:p>
        </w:tc>
        <w:tc>
          <w:tcPr>
            <w:tcW w:w="2194" w:type="dxa"/>
            <w:tcBorders>
              <w:top w:val="nil"/>
              <w:left w:val="nil"/>
              <w:bottom w:val="nil"/>
              <w:right w:val="single" w:sz="8" w:space="0" w:color="000000"/>
            </w:tcBorders>
            <w:shd w:val="clear" w:color="auto" w:fill="D9D9D9"/>
            <w:tcMar>
              <w:left w:w="108" w:type="dxa"/>
              <w:right w:w="108" w:type="dxa"/>
            </w:tcMar>
            <w:vAlign w:val="center"/>
          </w:tcPr>
          <w:p w14:paraId="4A8E4339" w14:textId="16F35BDD" w:rsidR="0050358D" w:rsidRPr="00BB3455" w:rsidRDefault="0050358D" w:rsidP="0050358D">
            <w:pPr>
              <w:rPr>
                <w:rFonts w:ascii="Arial" w:hAnsi="Arial" w:cs="Arial"/>
                <w:sz w:val="24"/>
                <w:szCs w:val="24"/>
              </w:rPr>
            </w:pPr>
            <w:r w:rsidRPr="00BB3455">
              <w:rPr>
                <w:rFonts w:ascii="Arial" w:eastAsia="Arial" w:hAnsi="Arial" w:cs="Arial"/>
                <w:sz w:val="24"/>
                <w:szCs w:val="24"/>
              </w:rPr>
              <w:t>Jane Atherton</w:t>
            </w:r>
          </w:p>
        </w:tc>
        <w:tc>
          <w:tcPr>
            <w:tcW w:w="1133" w:type="dxa"/>
            <w:tcBorders>
              <w:top w:val="nil"/>
              <w:left w:val="nil"/>
              <w:bottom w:val="nil"/>
              <w:right w:val="single" w:sz="8" w:space="0" w:color="000000"/>
            </w:tcBorders>
            <w:shd w:val="clear" w:color="auto" w:fill="D9D9D9"/>
            <w:tcMar>
              <w:left w:w="108" w:type="dxa"/>
              <w:right w:w="108" w:type="dxa"/>
            </w:tcMar>
            <w:vAlign w:val="center"/>
          </w:tcPr>
          <w:p w14:paraId="4EB5B434" w14:textId="77777777" w:rsidR="0050358D" w:rsidRPr="00BB3455" w:rsidRDefault="0050358D" w:rsidP="0050358D">
            <w:pPr>
              <w:jc w:val="center"/>
            </w:pPr>
          </w:p>
        </w:tc>
        <w:tc>
          <w:tcPr>
            <w:tcW w:w="1172" w:type="dxa"/>
            <w:shd w:val="clear" w:color="auto" w:fill="D9D9D9"/>
            <w:tcMar>
              <w:left w:w="108" w:type="dxa"/>
              <w:right w:w="108" w:type="dxa"/>
            </w:tcMar>
            <w:vAlign w:val="center"/>
          </w:tcPr>
          <w:p w14:paraId="2BCF0835" w14:textId="77777777" w:rsidR="0050358D" w:rsidRPr="00BB3455" w:rsidRDefault="0050358D" w:rsidP="0050358D"/>
        </w:tc>
      </w:tr>
    </w:tbl>
    <w:p w14:paraId="78FE629A" w14:textId="77777777" w:rsidR="005A65C3" w:rsidRPr="00BB3455" w:rsidRDefault="005A65C3"/>
    <w:p w14:paraId="5219AA07" w14:textId="77777777" w:rsidR="00DA50C2" w:rsidRPr="00BB3455" w:rsidRDefault="00DA50C2">
      <w:pPr>
        <w:rPr>
          <w:rFonts w:ascii="Arial" w:eastAsia="Arial" w:hAnsi="Arial" w:cs="Arial"/>
          <w:b/>
          <w:sz w:val="28"/>
          <w:szCs w:val="28"/>
        </w:rPr>
      </w:pPr>
      <w:r w:rsidRPr="00BB3455">
        <w:rPr>
          <w:rFonts w:ascii="Arial" w:eastAsia="Arial" w:hAnsi="Arial" w:cs="Arial"/>
          <w:b/>
          <w:sz w:val="28"/>
          <w:szCs w:val="28"/>
        </w:rPr>
        <w:br w:type="page"/>
      </w:r>
    </w:p>
    <w:p w14:paraId="3D9CA097" w14:textId="77777777" w:rsidR="005A65C3" w:rsidRPr="00755CAF" w:rsidRDefault="00AC728F" w:rsidP="008870F0">
      <w:pPr>
        <w:pStyle w:val="Heading2"/>
        <w:rPr>
          <w:sz w:val="28"/>
          <w:szCs w:val="28"/>
        </w:rPr>
      </w:pPr>
      <w:r w:rsidRPr="00755CAF">
        <w:rPr>
          <w:sz w:val="28"/>
          <w:szCs w:val="28"/>
        </w:rPr>
        <w:lastRenderedPageBreak/>
        <w:t>Context</w:t>
      </w:r>
      <w:r w:rsidR="00C3008E" w:rsidRPr="00755CAF">
        <w:rPr>
          <w:sz w:val="28"/>
          <w:szCs w:val="28"/>
        </w:rPr>
        <w:t xml:space="preserve"> </w:t>
      </w:r>
    </w:p>
    <w:p w14:paraId="0F494E2E" w14:textId="42EC01CC" w:rsidR="001D322D" w:rsidRPr="00755CAF" w:rsidRDefault="001D322D" w:rsidP="001D322D">
      <w:pPr>
        <w:pStyle w:val="CefasSub-heading"/>
        <w:rPr>
          <w:rFonts w:asciiTheme="majorHAnsi" w:hAnsiTheme="majorHAnsi" w:cs="Arial"/>
          <w:b/>
          <w:color w:val="auto"/>
          <w:sz w:val="24"/>
          <w:szCs w:val="24"/>
          <w:u w:val="single"/>
          <w:lang w:val="en" w:eastAsia="en-GB"/>
        </w:rPr>
      </w:pPr>
      <w:r w:rsidRPr="00755CAF">
        <w:rPr>
          <w:rFonts w:asciiTheme="majorHAnsi" w:hAnsiTheme="majorHAnsi" w:cs="Arial"/>
          <w:b/>
          <w:color w:val="auto"/>
          <w:sz w:val="24"/>
          <w:szCs w:val="24"/>
          <w:u w:val="single"/>
          <w:lang w:val="en" w:eastAsia="en-GB"/>
        </w:rPr>
        <w:t>Introduction</w:t>
      </w:r>
    </w:p>
    <w:p w14:paraId="1AE8DFF5" w14:textId="757A2BFF" w:rsidR="001F5CF2" w:rsidRPr="00755CAF" w:rsidRDefault="00E97369" w:rsidP="00E97369">
      <w:pPr>
        <w:pStyle w:val="Default"/>
        <w:rPr>
          <w:rFonts w:asciiTheme="majorHAnsi" w:hAnsiTheme="majorHAnsi"/>
        </w:rPr>
      </w:pPr>
      <w:r w:rsidRPr="00755CAF">
        <w:rPr>
          <w:rFonts w:asciiTheme="majorHAnsi" w:hAnsiTheme="majorHAnsi"/>
        </w:rPr>
        <w:t>This docum</w:t>
      </w:r>
      <w:r w:rsidR="00F75845" w:rsidRPr="00755CAF">
        <w:rPr>
          <w:rFonts w:asciiTheme="majorHAnsi" w:hAnsiTheme="majorHAnsi"/>
        </w:rPr>
        <w:t>ent describes the specification</w:t>
      </w:r>
      <w:r w:rsidRPr="00755CAF">
        <w:rPr>
          <w:rFonts w:asciiTheme="majorHAnsi" w:hAnsiTheme="majorHAnsi"/>
        </w:rPr>
        <w:t xml:space="preserve"> </w:t>
      </w:r>
      <w:r w:rsidR="00171D9D">
        <w:rPr>
          <w:rFonts w:asciiTheme="majorHAnsi" w:hAnsiTheme="majorHAnsi"/>
        </w:rPr>
        <w:t>for updating the</w:t>
      </w:r>
      <w:r w:rsidR="00FF63CF">
        <w:rPr>
          <w:rFonts w:asciiTheme="majorHAnsi" w:hAnsiTheme="majorHAnsi"/>
        </w:rPr>
        <w:t xml:space="preserve"> Large Fish I</w:t>
      </w:r>
      <w:r w:rsidR="00B84F0D">
        <w:rPr>
          <w:rFonts w:asciiTheme="majorHAnsi" w:hAnsiTheme="majorHAnsi"/>
        </w:rPr>
        <w:t>ndex</w:t>
      </w:r>
      <w:r w:rsidR="00C06349" w:rsidRPr="00755CAF">
        <w:rPr>
          <w:rFonts w:asciiTheme="majorHAnsi" w:hAnsiTheme="majorHAnsi"/>
        </w:rPr>
        <w:t xml:space="preserve"> </w:t>
      </w:r>
      <w:r w:rsidR="00F75845" w:rsidRPr="00755CAF">
        <w:rPr>
          <w:rFonts w:asciiTheme="majorHAnsi" w:hAnsiTheme="majorHAnsi"/>
        </w:rPr>
        <w:t>in UK Fish Communities</w:t>
      </w:r>
      <w:r w:rsidR="00C60723">
        <w:rPr>
          <w:rFonts w:asciiTheme="majorHAnsi" w:hAnsiTheme="majorHAnsi"/>
        </w:rPr>
        <w:t xml:space="preserve"> </w:t>
      </w:r>
      <w:r w:rsidR="00171D9D">
        <w:rPr>
          <w:rFonts w:asciiTheme="majorHAnsi" w:hAnsiTheme="majorHAnsi"/>
        </w:rPr>
        <w:t>on CEFMAT</w:t>
      </w:r>
      <w:r w:rsidR="00F75845" w:rsidRPr="00755CAF">
        <w:rPr>
          <w:rFonts w:asciiTheme="majorHAnsi" w:hAnsiTheme="majorHAnsi"/>
        </w:rPr>
        <w:t xml:space="preserve">. </w:t>
      </w:r>
      <w:r w:rsidR="00FF63CF">
        <w:rPr>
          <w:rFonts w:asciiTheme="majorHAnsi" w:hAnsiTheme="majorHAnsi"/>
        </w:rPr>
        <w:t xml:space="preserve">This indicator has already been developed by landmark </w:t>
      </w:r>
      <w:r w:rsidR="00171D9D">
        <w:rPr>
          <w:rFonts w:asciiTheme="majorHAnsi" w:hAnsiTheme="majorHAnsi"/>
        </w:rPr>
        <w:t>using an old dataset</w:t>
      </w:r>
      <w:r w:rsidR="00FF63CF">
        <w:rPr>
          <w:rFonts w:asciiTheme="majorHAnsi" w:hAnsiTheme="majorHAnsi"/>
        </w:rPr>
        <w:t>, however it is our intention to update the data used in the assessment, and increase user functionality of the tool by providing</w:t>
      </w:r>
      <w:r w:rsidR="00171D9D">
        <w:rPr>
          <w:rFonts w:asciiTheme="majorHAnsi" w:hAnsiTheme="majorHAnsi"/>
        </w:rPr>
        <w:t xml:space="preserve"> landmark with</w:t>
      </w:r>
      <w:r w:rsidR="00FF63CF">
        <w:rPr>
          <w:rFonts w:asciiTheme="majorHAnsi" w:hAnsiTheme="majorHAnsi"/>
        </w:rPr>
        <w:t xml:space="preserve"> </w:t>
      </w:r>
      <w:r w:rsidR="00171D9D">
        <w:rPr>
          <w:rFonts w:asciiTheme="majorHAnsi" w:hAnsiTheme="majorHAnsi"/>
        </w:rPr>
        <w:t xml:space="preserve">an updated </w:t>
      </w:r>
      <w:r w:rsidR="00FF63CF">
        <w:rPr>
          <w:rFonts w:asciiTheme="majorHAnsi" w:hAnsiTheme="majorHAnsi"/>
        </w:rPr>
        <w:t xml:space="preserve">script used to produce it. </w:t>
      </w:r>
      <w:r w:rsidR="00F75845" w:rsidRPr="00755CAF">
        <w:rPr>
          <w:rFonts w:asciiTheme="majorHAnsi" w:hAnsiTheme="majorHAnsi"/>
        </w:rPr>
        <w:t>This indicator</w:t>
      </w:r>
      <w:r w:rsidR="00040362" w:rsidRPr="00755CAF">
        <w:rPr>
          <w:rFonts w:asciiTheme="majorHAnsi" w:hAnsiTheme="majorHAnsi"/>
        </w:rPr>
        <w:t xml:space="preserve"> </w:t>
      </w:r>
      <w:r w:rsidR="00F75845" w:rsidRPr="00755CAF">
        <w:rPr>
          <w:rFonts w:asciiTheme="majorHAnsi" w:hAnsiTheme="majorHAnsi"/>
        </w:rPr>
        <w:t>is</w:t>
      </w:r>
      <w:r w:rsidR="00040362" w:rsidRPr="00755CAF">
        <w:rPr>
          <w:rFonts w:asciiTheme="majorHAnsi" w:hAnsiTheme="majorHAnsi"/>
        </w:rPr>
        <w:t xml:space="preserve"> to be provided on a public page, available as a data product option in a </w:t>
      </w:r>
      <w:del w:id="1" w:author="Joseph Ribeiro (Cefas)" w:date="2018-09-26T14:09:00Z">
        <w:r w:rsidR="00040362" w:rsidRPr="00755CAF" w:rsidDel="004F542D">
          <w:rPr>
            <w:rFonts w:asciiTheme="majorHAnsi" w:hAnsiTheme="majorHAnsi"/>
          </w:rPr>
          <w:delText xml:space="preserve">drop </w:delText>
        </w:r>
      </w:del>
      <w:ins w:id="2" w:author="Joseph Ribeiro (Cefas)" w:date="2018-09-26T14:09:00Z">
        <w:r w:rsidR="004F542D" w:rsidRPr="00755CAF">
          <w:rPr>
            <w:rFonts w:asciiTheme="majorHAnsi" w:hAnsiTheme="majorHAnsi"/>
          </w:rPr>
          <w:t>drop</w:t>
        </w:r>
        <w:r w:rsidR="004F542D">
          <w:rPr>
            <w:rFonts w:asciiTheme="majorHAnsi" w:hAnsiTheme="majorHAnsi"/>
          </w:rPr>
          <w:t>-</w:t>
        </w:r>
      </w:ins>
      <w:r w:rsidR="00040362" w:rsidRPr="00755CAF">
        <w:rPr>
          <w:rFonts w:asciiTheme="majorHAnsi" w:hAnsiTheme="majorHAnsi"/>
        </w:rPr>
        <w:t>down list under the Fisheries Assessments category.</w:t>
      </w:r>
      <w:r w:rsidR="0015384C" w:rsidRPr="00755CAF">
        <w:rPr>
          <w:rFonts w:asciiTheme="majorHAnsi" w:hAnsiTheme="majorHAnsi"/>
        </w:rPr>
        <w:t xml:space="preserve"> The user will have options to choose </w:t>
      </w:r>
      <w:r w:rsidR="00F1763D" w:rsidRPr="00755CAF">
        <w:rPr>
          <w:rFonts w:asciiTheme="majorHAnsi" w:hAnsiTheme="majorHAnsi"/>
        </w:rPr>
        <w:t>how</w:t>
      </w:r>
      <w:r w:rsidR="00755CAF" w:rsidRPr="00755CAF">
        <w:rPr>
          <w:rFonts w:asciiTheme="majorHAnsi" w:hAnsiTheme="majorHAnsi"/>
        </w:rPr>
        <w:t xml:space="preserve"> / where the assessment is applied.</w:t>
      </w:r>
    </w:p>
    <w:p w14:paraId="48593E9F" w14:textId="77777777" w:rsidR="008321E3" w:rsidRPr="00755CAF" w:rsidRDefault="008321E3" w:rsidP="00E97369">
      <w:pPr>
        <w:pStyle w:val="Default"/>
        <w:rPr>
          <w:rFonts w:asciiTheme="majorHAnsi" w:hAnsiTheme="majorHAnsi"/>
        </w:rPr>
      </w:pPr>
    </w:p>
    <w:p w14:paraId="689CD06E" w14:textId="05EDB7D0" w:rsidR="00F75845" w:rsidRPr="00F75845" w:rsidRDefault="00F75845" w:rsidP="00E97369">
      <w:pPr>
        <w:pStyle w:val="Default"/>
        <w:rPr>
          <w:rFonts w:asciiTheme="majorHAnsi" w:hAnsiTheme="majorHAnsi"/>
        </w:rPr>
      </w:pPr>
      <w:r w:rsidRPr="00755CAF">
        <w:rPr>
          <w:rFonts w:asciiTheme="majorHAnsi" w:hAnsiTheme="majorHAnsi"/>
        </w:rPr>
        <w:t>A m</w:t>
      </w:r>
      <w:r w:rsidR="00C06349" w:rsidRPr="00755CAF">
        <w:rPr>
          <w:rFonts w:asciiTheme="majorHAnsi" w:hAnsiTheme="majorHAnsi"/>
        </w:rPr>
        <w:t>ore d</w:t>
      </w:r>
      <w:r w:rsidR="00E97369" w:rsidRPr="00755CAF">
        <w:rPr>
          <w:rFonts w:asciiTheme="majorHAnsi" w:hAnsiTheme="majorHAnsi"/>
        </w:rPr>
        <w:t>etailed exp</w:t>
      </w:r>
      <w:r w:rsidR="00B2248D" w:rsidRPr="00755CAF">
        <w:rPr>
          <w:rFonts w:asciiTheme="majorHAnsi" w:hAnsiTheme="majorHAnsi"/>
        </w:rPr>
        <w:t xml:space="preserve">lanation of </w:t>
      </w:r>
      <w:r w:rsidRPr="00755CAF">
        <w:rPr>
          <w:rFonts w:asciiTheme="majorHAnsi" w:hAnsiTheme="majorHAnsi"/>
        </w:rPr>
        <w:t>this indicator is</w:t>
      </w:r>
      <w:r w:rsidR="00B2248D" w:rsidRPr="00755CAF">
        <w:rPr>
          <w:rFonts w:asciiTheme="majorHAnsi" w:hAnsiTheme="majorHAnsi"/>
        </w:rPr>
        <w:t xml:space="preserve"> available from the </w:t>
      </w:r>
      <w:del w:id="3" w:author="Joseph Ribeiro (Cefas)" w:date="2018-09-26T14:12:00Z">
        <w:r w:rsidR="00B2248D" w:rsidRPr="00755CAF" w:rsidDel="00734EC1">
          <w:rPr>
            <w:rFonts w:asciiTheme="majorHAnsi" w:hAnsiTheme="majorHAnsi"/>
          </w:rPr>
          <w:delText>OSPAR</w:delText>
        </w:r>
      </w:del>
      <w:ins w:id="4" w:author="Joseph Ribeiro (Cefas)" w:date="2018-09-26T14:12:00Z">
        <w:r w:rsidR="00734EC1">
          <w:rPr>
            <w:rFonts w:asciiTheme="majorHAnsi" w:hAnsiTheme="majorHAnsi"/>
          </w:rPr>
          <w:t>OSPAR</w:t>
        </w:r>
      </w:ins>
      <w:r w:rsidR="00B2248D" w:rsidRPr="00755CAF">
        <w:rPr>
          <w:rFonts w:asciiTheme="majorHAnsi" w:hAnsiTheme="majorHAnsi"/>
        </w:rPr>
        <w:t xml:space="preserve"> website at</w:t>
      </w:r>
      <w:r w:rsidR="002C1593">
        <w:rPr>
          <w:rFonts w:asciiTheme="majorHAnsi" w:hAnsiTheme="majorHAnsi"/>
        </w:rPr>
        <w:t xml:space="preserve"> </w:t>
      </w:r>
      <w:r w:rsidR="00FF37FD">
        <w:rPr>
          <w:rStyle w:val="Hyperlink"/>
          <w:rFonts w:asciiTheme="majorHAnsi" w:hAnsiTheme="majorHAnsi"/>
        </w:rPr>
        <w:fldChar w:fldCharType="begin"/>
      </w:r>
      <w:r w:rsidR="00FF37FD">
        <w:rPr>
          <w:rStyle w:val="Hyperlink"/>
          <w:rFonts w:asciiTheme="majorHAnsi" w:hAnsiTheme="majorHAnsi"/>
        </w:rPr>
        <w:instrText xml:space="preserve"> HYPERLINK "https://oap.ospar.org/en/ospar-assessments/intermediate-assessment-2017/biodiversity-status/fish-and-food-webs/proportion-large-fish-large-fish-index/" </w:instrText>
      </w:r>
      <w:r w:rsidR="00FF37FD">
        <w:rPr>
          <w:rStyle w:val="Hyperlink"/>
          <w:rFonts w:asciiTheme="majorHAnsi" w:hAnsiTheme="majorHAnsi"/>
        </w:rPr>
        <w:fldChar w:fldCharType="separate"/>
      </w:r>
      <w:r w:rsidR="002C1593" w:rsidRPr="00AC02DD">
        <w:rPr>
          <w:rStyle w:val="Hyperlink"/>
          <w:rFonts w:asciiTheme="majorHAnsi" w:hAnsiTheme="majorHAnsi"/>
        </w:rPr>
        <w:t>https://oap.</w:t>
      </w:r>
      <w:del w:id="5" w:author="Joseph Ribeiro (Cefas)" w:date="2018-09-26T14:12:00Z">
        <w:r w:rsidR="002C1593" w:rsidRPr="00AC02DD" w:rsidDel="00734EC1">
          <w:rPr>
            <w:rStyle w:val="Hyperlink"/>
            <w:rFonts w:asciiTheme="majorHAnsi" w:hAnsiTheme="majorHAnsi"/>
          </w:rPr>
          <w:delText>ospar</w:delText>
        </w:r>
      </w:del>
      <w:ins w:id="6" w:author="Joseph Ribeiro (Cefas)" w:date="2018-09-26T14:12:00Z">
        <w:r w:rsidR="00734EC1">
          <w:rPr>
            <w:rStyle w:val="Hyperlink"/>
            <w:rFonts w:asciiTheme="majorHAnsi" w:hAnsiTheme="majorHAnsi"/>
          </w:rPr>
          <w:t>OSPAR</w:t>
        </w:r>
      </w:ins>
      <w:r w:rsidR="002C1593" w:rsidRPr="00AC02DD">
        <w:rPr>
          <w:rStyle w:val="Hyperlink"/>
          <w:rFonts w:asciiTheme="majorHAnsi" w:hAnsiTheme="majorHAnsi"/>
        </w:rPr>
        <w:t>.org/en/</w:t>
      </w:r>
      <w:del w:id="7" w:author="Joseph Ribeiro (Cefas)" w:date="2018-09-26T14:12:00Z">
        <w:r w:rsidR="002C1593" w:rsidRPr="00AC02DD" w:rsidDel="00734EC1">
          <w:rPr>
            <w:rStyle w:val="Hyperlink"/>
            <w:rFonts w:asciiTheme="majorHAnsi" w:hAnsiTheme="majorHAnsi"/>
          </w:rPr>
          <w:delText>ospar</w:delText>
        </w:r>
      </w:del>
      <w:ins w:id="8" w:author="Joseph Ribeiro (Cefas)" w:date="2018-09-26T14:12:00Z">
        <w:r w:rsidR="00734EC1">
          <w:rPr>
            <w:rStyle w:val="Hyperlink"/>
            <w:rFonts w:asciiTheme="majorHAnsi" w:hAnsiTheme="majorHAnsi"/>
          </w:rPr>
          <w:t>OSPAR</w:t>
        </w:r>
      </w:ins>
      <w:r w:rsidR="002C1593" w:rsidRPr="00AC02DD">
        <w:rPr>
          <w:rStyle w:val="Hyperlink"/>
          <w:rFonts w:asciiTheme="majorHAnsi" w:hAnsiTheme="majorHAnsi"/>
        </w:rPr>
        <w:t>-assessments/intermediate-assessment-2017/biodiversity-status/fish-and-food-webs/proportion-large-fish-large-fish-index/</w:t>
      </w:r>
      <w:r w:rsidR="00FF37FD">
        <w:rPr>
          <w:rStyle w:val="Hyperlink"/>
          <w:rFonts w:asciiTheme="majorHAnsi" w:hAnsiTheme="majorHAnsi"/>
        </w:rPr>
        <w:fldChar w:fldCharType="end"/>
      </w:r>
      <w:r w:rsidR="002C1593">
        <w:rPr>
          <w:rFonts w:asciiTheme="majorHAnsi" w:hAnsiTheme="majorHAnsi"/>
        </w:rPr>
        <w:t>.</w:t>
      </w:r>
      <w:r w:rsidR="00B2248D" w:rsidRPr="00755CAF">
        <w:rPr>
          <w:rFonts w:asciiTheme="majorHAnsi" w:hAnsiTheme="majorHAnsi"/>
        </w:rPr>
        <w:t xml:space="preserve"> </w:t>
      </w:r>
    </w:p>
    <w:p w14:paraId="479AA7D9" w14:textId="77777777" w:rsidR="00F10B29" w:rsidRPr="00F75845" w:rsidRDefault="00F10B29" w:rsidP="00CF3F38">
      <w:pPr>
        <w:pStyle w:val="Default"/>
        <w:rPr>
          <w:rFonts w:asciiTheme="majorHAnsi" w:hAnsiTheme="majorHAnsi"/>
        </w:rPr>
      </w:pPr>
    </w:p>
    <w:p w14:paraId="7AD56965" w14:textId="4E3401DD" w:rsidR="00F81A11" w:rsidRPr="00A879C3" w:rsidRDefault="00F81A11" w:rsidP="00F81A11">
      <w:pPr>
        <w:pStyle w:val="Default"/>
        <w:rPr>
          <w:rFonts w:asciiTheme="majorHAnsi" w:hAnsiTheme="majorHAnsi"/>
        </w:rPr>
      </w:pPr>
      <w:r w:rsidRPr="00A879C3">
        <w:rPr>
          <w:rFonts w:asciiTheme="majorHAnsi" w:hAnsiTheme="majorHAnsi"/>
        </w:rPr>
        <w:t>The in</w:t>
      </w:r>
      <w:r>
        <w:rPr>
          <w:rFonts w:asciiTheme="majorHAnsi" w:hAnsiTheme="majorHAnsi"/>
        </w:rPr>
        <w:t>dicator should be publicly available, however a private version (for CEFAS employee use) should also be created. The public version should be titled “Large Fish Index” whilst the private version should be titled “Large Fish Index</w:t>
      </w:r>
      <w:r w:rsidRPr="00755CAF">
        <w:rPr>
          <w:rFonts w:asciiTheme="majorHAnsi" w:hAnsiTheme="majorHAnsi"/>
        </w:rPr>
        <w:t xml:space="preserve"> </w:t>
      </w:r>
      <w:r>
        <w:rPr>
          <w:rFonts w:asciiTheme="majorHAnsi" w:hAnsiTheme="majorHAnsi"/>
        </w:rPr>
        <w:t xml:space="preserve">(PRIVATE)”. The public and private version should almost be identical, with the exception that the results from one survey are excluded from the analysis for the public version.  </w:t>
      </w:r>
    </w:p>
    <w:p w14:paraId="57EE712F" w14:textId="77777777" w:rsidR="00F10B29" w:rsidRPr="00927A86" w:rsidRDefault="00F10B29" w:rsidP="00CF3F38">
      <w:pPr>
        <w:pStyle w:val="Default"/>
        <w:rPr>
          <w:rFonts w:asciiTheme="majorHAnsi" w:hAnsiTheme="majorHAnsi"/>
          <w:highlight w:val="yellow"/>
        </w:rPr>
      </w:pPr>
    </w:p>
    <w:p w14:paraId="541BB620" w14:textId="77777777" w:rsidR="00AF4803" w:rsidRPr="000A3176" w:rsidRDefault="00AF4803" w:rsidP="00AF4803">
      <w:r w:rsidRPr="000A3176">
        <w:rPr>
          <w:rFonts w:ascii="Arial" w:eastAsia="Arial" w:hAnsi="Arial" w:cs="Arial"/>
          <w:b/>
          <w:sz w:val="28"/>
          <w:szCs w:val="28"/>
        </w:rPr>
        <w:t>Development requirements</w:t>
      </w:r>
    </w:p>
    <w:p w14:paraId="08EA31A6" w14:textId="7410601B" w:rsidR="00E97369" w:rsidRDefault="00E97369" w:rsidP="00E97369">
      <w:pPr>
        <w:keepNext/>
        <w:keepLines/>
        <w:spacing w:before="240" w:after="240"/>
        <w:rPr>
          <w:b/>
          <w:sz w:val="28"/>
          <w:szCs w:val="28"/>
        </w:rPr>
      </w:pPr>
      <w:r w:rsidRPr="000A3176">
        <w:rPr>
          <w:b/>
          <w:sz w:val="28"/>
          <w:szCs w:val="28"/>
        </w:rPr>
        <w:t>IN</w:t>
      </w:r>
      <w:r w:rsidRPr="000E2E40">
        <w:rPr>
          <w:b/>
          <w:sz w:val="28"/>
          <w:szCs w:val="28"/>
        </w:rPr>
        <w:t>PUTS:</w:t>
      </w:r>
    </w:p>
    <w:p w14:paraId="3343F11B" w14:textId="0BB15ACB" w:rsidR="002A0297" w:rsidRDefault="002A0297" w:rsidP="00E97369">
      <w:pPr>
        <w:keepNext/>
        <w:keepLines/>
        <w:spacing w:before="240" w:after="240"/>
        <w:rPr>
          <w:rFonts w:asciiTheme="majorHAnsi" w:hAnsiTheme="majorHAnsi"/>
          <w:sz w:val="24"/>
          <w:szCs w:val="24"/>
        </w:rPr>
      </w:pPr>
      <w:r>
        <w:t xml:space="preserve">The data for this </w:t>
      </w:r>
      <w:r w:rsidR="00667999">
        <w:t xml:space="preserve">length </w:t>
      </w:r>
      <w:r>
        <w:t xml:space="preserve">assessment is provided in a folder titled </w:t>
      </w:r>
      <w:r w:rsidR="00FF63CF">
        <w:rPr>
          <w:b/>
        </w:rPr>
        <w:t>LFI</w:t>
      </w:r>
      <w:r>
        <w:t xml:space="preserve">. This folder must be kept as a package, as the files and folders are read by an r file which relies upon the other files in the package having </w:t>
      </w:r>
      <w:r w:rsidR="0013458F">
        <w:t>specific</w:t>
      </w:r>
      <w:r>
        <w:t xml:space="preserve"> names and being in a specific location relative to the </w:t>
      </w:r>
      <w:r w:rsidR="00D618E6">
        <w:t xml:space="preserve">main </w:t>
      </w:r>
      <w:r>
        <w:t>script</w:t>
      </w:r>
      <w:r w:rsidR="00D618E6">
        <w:t xml:space="preserve"> “</w:t>
      </w:r>
      <w:r w:rsidR="003C42BD">
        <w:rPr>
          <w:rFonts w:asciiTheme="majorHAnsi" w:hAnsiTheme="majorHAnsi"/>
          <w:sz w:val="24"/>
          <w:szCs w:val="24"/>
        </w:rPr>
        <w:t>Lynam_IND_script_</w:t>
      </w:r>
      <w:del w:id="9" w:author="Joseph Ribeiro (Cefas)" w:date="2018-09-26T14:12:00Z">
        <w:r w:rsidR="003C42BD" w:rsidDel="00734EC1">
          <w:rPr>
            <w:rFonts w:asciiTheme="majorHAnsi" w:hAnsiTheme="majorHAnsi"/>
            <w:sz w:val="24"/>
            <w:szCs w:val="24"/>
          </w:rPr>
          <w:delText>OSPAR</w:delText>
        </w:r>
      </w:del>
      <w:ins w:id="10" w:author="Joseph Ribeiro (Cefas)" w:date="2018-09-26T14:12:00Z">
        <w:r w:rsidR="00734EC1">
          <w:rPr>
            <w:rFonts w:asciiTheme="majorHAnsi" w:hAnsiTheme="majorHAnsi"/>
            <w:sz w:val="24"/>
            <w:szCs w:val="24"/>
          </w:rPr>
          <w:t>OSPAR</w:t>
        </w:r>
      </w:ins>
      <w:r w:rsidR="003C42BD">
        <w:rPr>
          <w:rFonts w:asciiTheme="majorHAnsi" w:hAnsiTheme="majorHAnsi"/>
          <w:sz w:val="24"/>
          <w:szCs w:val="24"/>
        </w:rPr>
        <w:t>_LFI.r</w:t>
      </w:r>
      <w:r w:rsidR="00D618E6">
        <w:rPr>
          <w:rFonts w:asciiTheme="majorHAnsi" w:hAnsiTheme="majorHAnsi"/>
          <w:sz w:val="24"/>
          <w:szCs w:val="24"/>
        </w:rPr>
        <w:t>”.</w:t>
      </w:r>
    </w:p>
    <w:p w14:paraId="197D3C62" w14:textId="40A3D818" w:rsidR="00FB0515" w:rsidRPr="000E2E40" w:rsidRDefault="00FB0515" w:rsidP="00E97369">
      <w:pPr>
        <w:keepNext/>
        <w:keepLines/>
        <w:spacing w:before="240" w:after="240"/>
      </w:pPr>
      <w:r>
        <w:t xml:space="preserve">This script and output is very similar to </w:t>
      </w:r>
      <w:r w:rsidR="002C3C7D">
        <w:t>other deliverables to be developed by Landmark: MML and TyL. A crucial difference here is that only demersal results are used: Pelagic results are not to be used for the LFI.</w:t>
      </w:r>
    </w:p>
    <w:p w14:paraId="20E2EA96" w14:textId="77777777" w:rsidR="0046042E" w:rsidRPr="000E2E40" w:rsidRDefault="00E97369" w:rsidP="0046042E">
      <w:pPr>
        <w:rPr>
          <w:rFonts w:asciiTheme="majorHAnsi" w:hAnsiTheme="majorHAnsi"/>
          <w:sz w:val="24"/>
          <w:szCs w:val="24"/>
        </w:rPr>
      </w:pPr>
      <w:r w:rsidRPr="000E2E40">
        <w:rPr>
          <w:b/>
          <w:sz w:val="24"/>
          <w:szCs w:val="24"/>
          <w:u w:val="single"/>
        </w:rPr>
        <w:t>Data sets</w:t>
      </w:r>
    </w:p>
    <w:p w14:paraId="01F85B97" w14:textId="0240A77E" w:rsidR="00E97369" w:rsidRPr="00DC2DDC" w:rsidRDefault="00750B55" w:rsidP="004E2E14">
      <w:pPr>
        <w:pStyle w:val="ListParagraph"/>
        <w:numPr>
          <w:ilvl w:val="0"/>
          <w:numId w:val="49"/>
        </w:numPr>
        <w:rPr>
          <w:rFonts w:asciiTheme="majorHAnsi" w:hAnsiTheme="majorHAnsi"/>
          <w:sz w:val="24"/>
          <w:szCs w:val="24"/>
        </w:rPr>
      </w:pPr>
      <w:r w:rsidRPr="00DC2DDC">
        <w:rPr>
          <w:rFonts w:asciiTheme="majorHAnsi" w:hAnsiTheme="majorHAnsi"/>
          <w:sz w:val="24"/>
          <w:szCs w:val="24"/>
        </w:rPr>
        <w:t>“</w:t>
      </w:r>
      <w:r w:rsidR="00394F04">
        <w:rPr>
          <w:rFonts w:asciiTheme="majorHAnsi" w:hAnsiTheme="majorHAnsi"/>
          <w:sz w:val="24"/>
          <w:szCs w:val="24"/>
        </w:rPr>
        <w:t>LFI</w:t>
      </w:r>
      <w:r w:rsidR="004E2E14" w:rsidRPr="004E2E14">
        <w:rPr>
          <w:rFonts w:asciiTheme="majorHAnsi" w:hAnsiTheme="majorHAnsi"/>
          <w:sz w:val="24"/>
          <w:szCs w:val="24"/>
        </w:rPr>
        <w:t>\Scripts_and_required_files\Data_Product_V3</w:t>
      </w:r>
      <w:r w:rsidRPr="00DC2DDC">
        <w:rPr>
          <w:rFonts w:asciiTheme="majorHAnsi" w:hAnsiTheme="majorHAnsi"/>
          <w:sz w:val="24"/>
          <w:szCs w:val="24"/>
        </w:rPr>
        <w:t>\Biological_Info” folder. Contains key biological data used in this assessment.</w:t>
      </w:r>
    </w:p>
    <w:p w14:paraId="3F0C24BD" w14:textId="3E290F85" w:rsidR="00BB5460" w:rsidRDefault="00BB5460" w:rsidP="004E2E14">
      <w:pPr>
        <w:pStyle w:val="ListParagraph"/>
        <w:numPr>
          <w:ilvl w:val="0"/>
          <w:numId w:val="49"/>
        </w:numPr>
        <w:rPr>
          <w:rFonts w:asciiTheme="majorHAnsi" w:hAnsiTheme="majorHAnsi"/>
          <w:sz w:val="24"/>
          <w:szCs w:val="24"/>
        </w:rPr>
      </w:pPr>
      <w:r w:rsidRPr="00DC2DDC">
        <w:rPr>
          <w:rFonts w:asciiTheme="majorHAnsi" w:hAnsiTheme="majorHAnsi"/>
          <w:sz w:val="24"/>
          <w:szCs w:val="24"/>
        </w:rPr>
        <w:t>“</w:t>
      </w:r>
      <w:r w:rsidR="00394F04">
        <w:rPr>
          <w:rFonts w:asciiTheme="majorHAnsi" w:hAnsiTheme="majorHAnsi"/>
          <w:sz w:val="24"/>
          <w:szCs w:val="24"/>
        </w:rPr>
        <w:t>LFI</w:t>
      </w:r>
      <w:r w:rsidR="004E2E14" w:rsidRPr="004E2E14">
        <w:rPr>
          <w:rFonts w:asciiTheme="majorHAnsi" w:hAnsiTheme="majorHAnsi"/>
          <w:sz w:val="24"/>
          <w:szCs w:val="24"/>
        </w:rPr>
        <w:t>\Scripts_and_required_files\Data_Product_V3</w:t>
      </w:r>
      <w:r w:rsidRPr="00156E4A">
        <w:rPr>
          <w:rFonts w:asciiTheme="majorHAnsi" w:hAnsiTheme="majorHAnsi"/>
          <w:sz w:val="24"/>
          <w:szCs w:val="24"/>
        </w:rPr>
        <w:t xml:space="preserve">\Sampling_Info” folder. Contains </w:t>
      </w:r>
      <w:r w:rsidR="004E2E14">
        <w:rPr>
          <w:rFonts w:asciiTheme="majorHAnsi" w:hAnsiTheme="majorHAnsi"/>
          <w:sz w:val="24"/>
          <w:szCs w:val="24"/>
        </w:rPr>
        <w:t>key</w:t>
      </w:r>
      <w:r w:rsidR="009F1599">
        <w:rPr>
          <w:rFonts w:asciiTheme="majorHAnsi" w:hAnsiTheme="majorHAnsi"/>
          <w:sz w:val="24"/>
          <w:szCs w:val="24"/>
        </w:rPr>
        <w:t xml:space="preserve"> sampling</w:t>
      </w:r>
      <w:r w:rsidRPr="00156E4A">
        <w:rPr>
          <w:rFonts w:asciiTheme="majorHAnsi" w:hAnsiTheme="majorHAnsi"/>
          <w:sz w:val="24"/>
          <w:szCs w:val="24"/>
        </w:rPr>
        <w:t xml:space="preserve"> data pertaining to the origin of the biological data.</w:t>
      </w:r>
    </w:p>
    <w:p w14:paraId="50D08D4D" w14:textId="235C9ECC" w:rsidR="004E4AFD" w:rsidRPr="004E4AFD" w:rsidRDefault="004E4AFD" w:rsidP="004E4AFD">
      <w:pPr>
        <w:pStyle w:val="ListParagraph"/>
        <w:numPr>
          <w:ilvl w:val="0"/>
          <w:numId w:val="49"/>
        </w:numPr>
        <w:rPr>
          <w:rFonts w:asciiTheme="majorHAnsi" w:hAnsiTheme="majorHAnsi"/>
          <w:sz w:val="24"/>
          <w:szCs w:val="24"/>
        </w:rPr>
      </w:pPr>
      <w:r>
        <w:rPr>
          <w:rFonts w:asciiTheme="majorHAnsi" w:hAnsiTheme="majorHAnsi"/>
          <w:sz w:val="24"/>
          <w:szCs w:val="24"/>
        </w:rPr>
        <w:t>“</w:t>
      </w:r>
      <w:r w:rsidR="00394F04">
        <w:rPr>
          <w:rFonts w:asciiTheme="majorHAnsi" w:hAnsiTheme="majorHAnsi"/>
          <w:sz w:val="24"/>
          <w:szCs w:val="24"/>
        </w:rPr>
        <w:t>LFI</w:t>
      </w:r>
      <w:r w:rsidRPr="004E4AFD">
        <w:rPr>
          <w:rFonts w:asciiTheme="majorHAnsi" w:hAnsiTheme="majorHAnsi"/>
          <w:sz w:val="24"/>
          <w:szCs w:val="24"/>
        </w:rPr>
        <w:t>\Scripts_and_required_files\Walker_GearEfficiency_ICESJMarSci17_Supp</w:t>
      </w:r>
      <w:r>
        <w:rPr>
          <w:rFonts w:asciiTheme="majorHAnsi" w:hAnsiTheme="majorHAnsi"/>
          <w:sz w:val="24"/>
          <w:szCs w:val="24"/>
        </w:rPr>
        <w:t xml:space="preserve">” folder. It is needed for this assessment to compare different surveys and species, as it contains additional information on the effectiveness of different fishing gears at catching different </w:t>
      </w:r>
      <w:r w:rsidRPr="004E4AFD">
        <w:rPr>
          <w:rFonts w:asciiTheme="majorHAnsi" w:hAnsiTheme="majorHAnsi"/>
          <w:sz w:val="24"/>
          <w:szCs w:val="24"/>
        </w:rPr>
        <w:t>species.</w:t>
      </w:r>
    </w:p>
    <w:p w14:paraId="0200BC1A" w14:textId="6E15588A" w:rsidR="004E4AFD" w:rsidRPr="004E4AFD" w:rsidRDefault="004E4AFD" w:rsidP="004E2E14">
      <w:pPr>
        <w:pStyle w:val="ListParagraph"/>
        <w:numPr>
          <w:ilvl w:val="0"/>
          <w:numId w:val="49"/>
        </w:numPr>
        <w:rPr>
          <w:rFonts w:asciiTheme="majorHAnsi" w:hAnsiTheme="majorHAnsi"/>
          <w:sz w:val="24"/>
          <w:szCs w:val="24"/>
        </w:rPr>
      </w:pPr>
      <w:r w:rsidRPr="004E4AFD">
        <w:rPr>
          <w:rFonts w:asciiTheme="majorHAnsi" w:hAnsiTheme="majorHAnsi"/>
          <w:sz w:val="24"/>
          <w:szCs w:val="24"/>
        </w:rPr>
        <w:lastRenderedPageBreak/>
        <w:t>“</w:t>
      </w:r>
      <w:r w:rsidR="00394F04">
        <w:rPr>
          <w:rFonts w:asciiTheme="majorHAnsi" w:hAnsiTheme="majorHAnsi"/>
          <w:sz w:val="24"/>
          <w:szCs w:val="24"/>
        </w:rPr>
        <w:t>LFI</w:t>
      </w:r>
      <w:r w:rsidRPr="004E4AFD">
        <w:rPr>
          <w:rFonts w:asciiTheme="majorHAnsi" w:hAnsiTheme="majorHAnsi"/>
          <w:sz w:val="24"/>
          <w:szCs w:val="24"/>
        </w:rPr>
        <w:t>\Scripts_and_required_files\Strata” contains subfolders which define each survey region, and are used to map the results of this assessment.</w:t>
      </w:r>
    </w:p>
    <w:p w14:paraId="64D60843" w14:textId="2DF4C203" w:rsidR="000E2E40" w:rsidRPr="004E4AFD" w:rsidRDefault="004E4AFD" w:rsidP="004E2E14">
      <w:pPr>
        <w:pStyle w:val="ListParagraph"/>
        <w:numPr>
          <w:ilvl w:val="0"/>
          <w:numId w:val="49"/>
        </w:numPr>
        <w:rPr>
          <w:rFonts w:asciiTheme="majorHAnsi" w:hAnsiTheme="majorHAnsi"/>
          <w:sz w:val="24"/>
          <w:szCs w:val="24"/>
        </w:rPr>
      </w:pPr>
      <w:r w:rsidRPr="004E4AFD">
        <w:rPr>
          <w:rFonts w:asciiTheme="majorHAnsi" w:hAnsiTheme="majorHAnsi"/>
          <w:sz w:val="24"/>
          <w:szCs w:val="24"/>
        </w:rPr>
        <w:t>The r script “</w:t>
      </w:r>
      <w:r w:rsidR="00394F04">
        <w:rPr>
          <w:rFonts w:asciiTheme="majorHAnsi" w:hAnsiTheme="majorHAnsi"/>
          <w:sz w:val="24"/>
          <w:szCs w:val="24"/>
        </w:rPr>
        <w:t>LFI</w:t>
      </w:r>
      <w:r w:rsidRPr="004E4AFD">
        <w:rPr>
          <w:rFonts w:asciiTheme="majorHAnsi" w:hAnsiTheme="majorHAnsi"/>
          <w:sz w:val="24"/>
          <w:szCs w:val="24"/>
        </w:rPr>
        <w:t>\Scripts_and_required_files\</w:t>
      </w:r>
      <w:r w:rsidR="003C42BD">
        <w:rPr>
          <w:rFonts w:asciiTheme="majorHAnsi" w:hAnsiTheme="majorHAnsi"/>
          <w:sz w:val="24"/>
          <w:szCs w:val="24"/>
        </w:rPr>
        <w:t>Lynam_IND_script_</w:t>
      </w:r>
      <w:del w:id="11" w:author="Joseph Ribeiro (Cefas)" w:date="2018-09-26T14:12:00Z">
        <w:r w:rsidR="003C42BD" w:rsidDel="00734EC1">
          <w:rPr>
            <w:rFonts w:asciiTheme="majorHAnsi" w:hAnsiTheme="majorHAnsi"/>
            <w:sz w:val="24"/>
            <w:szCs w:val="24"/>
          </w:rPr>
          <w:delText>OSPAR</w:delText>
        </w:r>
      </w:del>
      <w:ins w:id="12" w:author="Joseph Ribeiro (Cefas)" w:date="2018-09-26T14:12:00Z">
        <w:r w:rsidR="00734EC1">
          <w:rPr>
            <w:rFonts w:asciiTheme="majorHAnsi" w:hAnsiTheme="majorHAnsi"/>
            <w:sz w:val="24"/>
            <w:szCs w:val="24"/>
          </w:rPr>
          <w:t>OSPAR</w:t>
        </w:r>
      </w:ins>
      <w:r w:rsidR="003C42BD">
        <w:rPr>
          <w:rFonts w:asciiTheme="majorHAnsi" w:hAnsiTheme="majorHAnsi"/>
          <w:sz w:val="24"/>
          <w:szCs w:val="24"/>
        </w:rPr>
        <w:t>_LFI.r</w:t>
      </w:r>
      <w:r w:rsidRPr="004E4AFD">
        <w:rPr>
          <w:rFonts w:asciiTheme="majorHAnsi" w:hAnsiTheme="majorHAnsi"/>
          <w:sz w:val="24"/>
          <w:szCs w:val="24"/>
        </w:rPr>
        <w:t>”. This reads all of the data provided above, and combines it with other functions to apply the assessment to the data and generate results that can be interpreted by the CEFMAT tool.</w:t>
      </w:r>
    </w:p>
    <w:p w14:paraId="69DAC290" w14:textId="036DA039" w:rsidR="000E2E40" w:rsidRPr="004E4AFD" w:rsidRDefault="004E4AFD" w:rsidP="000E2E40">
      <w:pPr>
        <w:pStyle w:val="ListParagraph"/>
        <w:numPr>
          <w:ilvl w:val="0"/>
          <w:numId w:val="49"/>
        </w:numPr>
        <w:rPr>
          <w:rFonts w:asciiTheme="majorHAnsi" w:hAnsiTheme="majorHAnsi"/>
          <w:sz w:val="24"/>
          <w:szCs w:val="24"/>
        </w:rPr>
      </w:pPr>
      <w:r w:rsidRPr="004E4AFD">
        <w:rPr>
          <w:rFonts w:asciiTheme="majorHAnsi" w:hAnsiTheme="majorHAnsi"/>
          <w:sz w:val="24"/>
          <w:szCs w:val="24"/>
        </w:rPr>
        <w:t>The results generated by the script</w:t>
      </w:r>
      <w:r w:rsidR="000E2E40" w:rsidRPr="004E4AFD">
        <w:rPr>
          <w:rFonts w:asciiTheme="majorHAnsi" w:hAnsiTheme="majorHAnsi"/>
          <w:sz w:val="24"/>
          <w:szCs w:val="24"/>
        </w:rPr>
        <w:t xml:space="preserve"> “</w:t>
      </w:r>
      <w:r w:rsidR="00394F04">
        <w:rPr>
          <w:rFonts w:asciiTheme="majorHAnsi" w:hAnsiTheme="majorHAnsi"/>
          <w:sz w:val="24"/>
          <w:szCs w:val="24"/>
        </w:rPr>
        <w:t>LFI</w:t>
      </w:r>
      <w:r w:rsidR="000E2E40" w:rsidRPr="004E4AFD">
        <w:rPr>
          <w:rFonts w:asciiTheme="majorHAnsi" w:hAnsiTheme="majorHAnsi"/>
          <w:sz w:val="24"/>
          <w:szCs w:val="24"/>
        </w:rPr>
        <w:t>\Scripts_and_required_files\</w:t>
      </w:r>
      <w:r w:rsidR="003C42BD">
        <w:rPr>
          <w:rFonts w:asciiTheme="majorHAnsi" w:hAnsiTheme="majorHAnsi"/>
          <w:sz w:val="24"/>
          <w:szCs w:val="24"/>
        </w:rPr>
        <w:t>Lynam_IND_script_</w:t>
      </w:r>
      <w:del w:id="13" w:author="Joseph Ribeiro (Cefas)" w:date="2018-09-26T14:12:00Z">
        <w:r w:rsidR="003C42BD" w:rsidDel="00734EC1">
          <w:rPr>
            <w:rFonts w:asciiTheme="majorHAnsi" w:hAnsiTheme="majorHAnsi"/>
            <w:sz w:val="24"/>
            <w:szCs w:val="24"/>
          </w:rPr>
          <w:delText>OSPAR</w:delText>
        </w:r>
      </w:del>
      <w:ins w:id="14" w:author="Joseph Ribeiro (Cefas)" w:date="2018-09-26T14:12:00Z">
        <w:r w:rsidR="00734EC1">
          <w:rPr>
            <w:rFonts w:asciiTheme="majorHAnsi" w:hAnsiTheme="majorHAnsi"/>
            <w:sz w:val="24"/>
            <w:szCs w:val="24"/>
          </w:rPr>
          <w:t>OSPAR</w:t>
        </w:r>
      </w:ins>
      <w:r w:rsidR="003C42BD">
        <w:rPr>
          <w:rFonts w:asciiTheme="majorHAnsi" w:hAnsiTheme="majorHAnsi"/>
          <w:sz w:val="24"/>
          <w:szCs w:val="24"/>
        </w:rPr>
        <w:t>_LFI.r</w:t>
      </w:r>
      <w:r w:rsidR="000E2E40" w:rsidRPr="004E4AFD">
        <w:rPr>
          <w:rFonts w:asciiTheme="majorHAnsi" w:hAnsiTheme="majorHAnsi"/>
          <w:sz w:val="24"/>
          <w:szCs w:val="24"/>
        </w:rPr>
        <w:t>”</w:t>
      </w:r>
      <w:r w:rsidRPr="004E4AFD">
        <w:rPr>
          <w:rFonts w:asciiTheme="majorHAnsi" w:hAnsiTheme="majorHAnsi"/>
          <w:sz w:val="24"/>
          <w:szCs w:val="24"/>
        </w:rPr>
        <w:t xml:space="preserve"> are stored in the “</w:t>
      </w:r>
      <w:r w:rsidR="00394F04">
        <w:rPr>
          <w:rFonts w:asciiTheme="majorHAnsi" w:hAnsiTheme="majorHAnsi"/>
          <w:sz w:val="24"/>
          <w:szCs w:val="24"/>
        </w:rPr>
        <w:t>LFI</w:t>
      </w:r>
      <w:r w:rsidRPr="004E4AFD">
        <w:rPr>
          <w:rFonts w:asciiTheme="majorHAnsi" w:hAnsiTheme="majorHAnsi"/>
          <w:sz w:val="24"/>
          <w:szCs w:val="24"/>
        </w:rPr>
        <w:t>\Outputs” folder.</w:t>
      </w:r>
      <w:r w:rsidR="000E2E40" w:rsidRPr="004E4AFD">
        <w:rPr>
          <w:rFonts w:asciiTheme="majorHAnsi" w:hAnsiTheme="majorHAnsi"/>
          <w:sz w:val="24"/>
          <w:szCs w:val="24"/>
        </w:rPr>
        <w:t xml:space="preserve"> It is explained later how these results are to be interpreted.  </w:t>
      </w:r>
    </w:p>
    <w:p w14:paraId="4EAF3710" w14:textId="03E4D2D1" w:rsidR="004E4AFD" w:rsidRDefault="001E7E8D" w:rsidP="00C4771E">
      <w:pPr>
        <w:ind w:left="360"/>
        <w:rPr>
          <w:rFonts w:asciiTheme="majorHAnsi" w:hAnsiTheme="majorHAnsi"/>
          <w:sz w:val="24"/>
          <w:szCs w:val="24"/>
        </w:rPr>
      </w:pPr>
      <w:r w:rsidRPr="00BD285A">
        <w:rPr>
          <w:rFonts w:asciiTheme="majorHAnsi" w:hAnsiTheme="majorHAnsi"/>
          <w:sz w:val="24"/>
          <w:szCs w:val="24"/>
        </w:rPr>
        <w:t>Table a</w:t>
      </w:r>
      <w:r w:rsidR="00276CDB" w:rsidRPr="00BD285A">
        <w:rPr>
          <w:rFonts w:asciiTheme="majorHAnsi" w:hAnsiTheme="majorHAnsi"/>
          <w:sz w:val="24"/>
          <w:szCs w:val="24"/>
        </w:rPr>
        <w:t xml:space="preserve"> lists whether each survey belongs to the North Sea or the Celtic Sea</w:t>
      </w:r>
      <w:r w:rsidR="00347581" w:rsidRPr="00BD285A">
        <w:rPr>
          <w:rFonts w:asciiTheme="majorHAnsi" w:hAnsiTheme="majorHAnsi"/>
          <w:sz w:val="24"/>
          <w:szCs w:val="24"/>
        </w:rPr>
        <w:t xml:space="preserve"> where applicable. Surveys not listed here will not need to be assessed.</w:t>
      </w:r>
    </w:p>
    <w:p w14:paraId="6059B6B9" w14:textId="0AB9DA46" w:rsidR="00276CDB" w:rsidRPr="00927A86" w:rsidRDefault="00C13D55" w:rsidP="00276CDB">
      <w:pPr>
        <w:pStyle w:val="Caption"/>
        <w:keepNext/>
        <w:rPr>
          <w:highlight w:val="yellow"/>
        </w:rPr>
      </w:pPr>
      <w:r w:rsidRPr="00156E4A">
        <w:t xml:space="preserve"> </w:t>
      </w:r>
      <w:r w:rsidR="001E7E8D" w:rsidRPr="00156E4A">
        <w:t>Table a</w:t>
      </w:r>
      <w:r w:rsidR="002243AD" w:rsidRPr="00156E4A">
        <w:t xml:space="preserve">: List of groundfish surveys, region in which they operate, and the period over which they have been undertaken. </w:t>
      </w:r>
      <w:r w:rsidR="002243AD" w:rsidRPr="00156E4A">
        <w:rPr>
          <w:vertAlign w:val="superscript"/>
        </w:rPr>
        <w:t>1.</w:t>
      </w:r>
      <w:r w:rsidR="002243AD" w:rsidRPr="00156E4A">
        <w:t xml:space="preserve"> Survey acronym convention</w:t>
      </w:r>
      <w:r w:rsidR="002243AD" w:rsidRPr="002243AD">
        <w:t xml:space="preserve">: First 2 to 4 Capitalised letters indicate the MSFD subregion (BBIC – Bay of Biscay and Iberian Coast; CS – Celtic Seas; GNS – Greater North Sea; WA – Wider Atlantic). Next Capitalised and lower case letters signify the country involved (Fra – France; Eng – England; Ire – Republic of Ireland; NIr – Northern Ireland; Sco – Scotland; Ger – Germany; Net – The Netherlands; Int – International. International refers to the two international groundfish surveys carried out in the North Sea under the auspices of ICES. Next two capitalised letters indicate the type of survey (OT – Otter trawl; BT – Beam trawl). Final number indicates the season in which the survey is primarily undertaken (1 – January to March; 3 – July to September; 4 – October to December). </w:t>
      </w:r>
      <w:r w:rsidR="002243AD" w:rsidRPr="002243AD">
        <w:rPr>
          <w:vertAlign w:val="superscript"/>
        </w:rPr>
        <w:t>2</w:t>
      </w:r>
      <w:r w:rsidR="002243AD">
        <w:rPr>
          <w:vertAlign w:val="superscript"/>
        </w:rPr>
        <w:t xml:space="preserve"> </w:t>
      </w:r>
      <w:r w:rsidR="002243AD" w:rsidRPr="002243AD">
        <w:t>This is a single survey that operates across both the Celtic Seas and the Bay of Biscay subregions, from the southern coast of the Republic of Ireland and down the western Atlantic coast of France. For indicator assessment purposes this single survey was split into its two subregional components</w:t>
      </w:r>
    </w:p>
    <w:tbl>
      <w:tblPr>
        <w:tblpPr w:leftFromText="180" w:rightFromText="180" w:vertAnchor="text" w:horzAnchor="margin" w:tblpY="-88"/>
        <w:tblW w:w="5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6"/>
        <w:gridCol w:w="1538"/>
        <w:gridCol w:w="1218"/>
      </w:tblGrid>
      <w:tr w:rsidR="00C13D55" w:rsidRPr="00C13D55" w:rsidDel="004F542D" w14:paraId="77F8B564" w14:textId="734FEB88" w:rsidTr="00C13D55">
        <w:trPr>
          <w:trHeight w:val="293"/>
          <w:del w:id="15" w:author="Joseph Ribeiro (Cefas)" w:date="2018-09-26T14:10:00Z"/>
        </w:trPr>
        <w:tc>
          <w:tcPr>
            <w:tcW w:w="0" w:type="auto"/>
            <w:shd w:val="clear" w:color="auto" w:fill="auto"/>
          </w:tcPr>
          <w:p w14:paraId="161D7153" w14:textId="10CB3A82" w:rsidR="00C13D55" w:rsidRPr="00C13D55" w:rsidDel="004F542D" w:rsidRDefault="00C13D55" w:rsidP="00C13D55">
            <w:pPr>
              <w:rPr>
                <w:del w:id="16" w:author="Joseph Ribeiro (Cefas)" w:date="2018-09-26T14:10:00Z"/>
                <w:rFonts w:cs="Calibri"/>
                <w:sz w:val="18"/>
              </w:rPr>
            </w:pPr>
            <w:del w:id="17" w:author="Joseph Ribeiro (Cefas)" w:date="2018-09-26T14:10:00Z">
              <w:r w:rsidRPr="00C13D55" w:rsidDel="004F542D">
                <w:rPr>
                  <w:rFonts w:cs="Calibri"/>
                  <w:sz w:val="18"/>
                </w:rPr>
                <w:delText>Subregion</w:delText>
              </w:r>
            </w:del>
          </w:p>
        </w:tc>
        <w:tc>
          <w:tcPr>
            <w:tcW w:w="0" w:type="auto"/>
            <w:shd w:val="clear" w:color="auto" w:fill="auto"/>
          </w:tcPr>
          <w:p w14:paraId="02912BC3" w14:textId="4D633161" w:rsidR="00C13D55" w:rsidRPr="00C13D55" w:rsidDel="004F542D" w:rsidRDefault="00C13D55" w:rsidP="00C13D55">
            <w:pPr>
              <w:rPr>
                <w:del w:id="18" w:author="Joseph Ribeiro (Cefas)" w:date="2018-09-26T14:10:00Z"/>
                <w:rFonts w:cs="Calibri"/>
                <w:sz w:val="18"/>
              </w:rPr>
            </w:pPr>
            <w:del w:id="19" w:author="Joseph Ribeiro (Cefas)" w:date="2018-09-26T14:10:00Z">
              <w:r w:rsidRPr="00C13D55" w:rsidDel="004F542D">
                <w:rPr>
                  <w:rFonts w:cs="Calibri"/>
                  <w:sz w:val="18"/>
                </w:rPr>
                <w:delText>Survey Accronym</w:delText>
              </w:r>
              <w:r w:rsidRPr="00C13D55" w:rsidDel="004F542D">
                <w:rPr>
                  <w:rFonts w:cs="Calibri"/>
                  <w:sz w:val="18"/>
                  <w:vertAlign w:val="superscript"/>
                </w:rPr>
                <w:delText>1</w:delText>
              </w:r>
            </w:del>
          </w:p>
        </w:tc>
        <w:tc>
          <w:tcPr>
            <w:tcW w:w="0" w:type="auto"/>
            <w:shd w:val="clear" w:color="auto" w:fill="auto"/>
          </w:tcPr>
          <w:p w14:paraId="16488A92" w14:textId="0FD4D72F" w:rsidR="00C13D55" w:rsidRPr="00C13D55" w:rsidDel="004F542D" w:rsidRDefault="00C13D55" w:rsidP="00C13D55">
            <w:pPr>
              <w:rPr>
                <w:del w:id="20" w:author="Joseph Ribeiro (Cefas)" w:date="2018-09-26T14:10:00Z"/>
                <w:rFonts w:cs="Calibri"/>
                <w:sz w:val="18"/>
              </w:rPr>
            </w:pPr>
            <w:del w:id="21" w:author="Joseph Ribeiro (Cefas)" w:date="2018-09-26T14:10:00Z">
              <w:r w:rsidRPr="00C13D55" w:rsidDel="004F542D">
                <w:rPr>
                  <w:rFonts w:cs="Calibri"/>
                  <w:sz w:val="18"/>
                </w:rPr>
                <w:delText>Survey Period</w:delText>
              </w:r>
            </w:del>
          </w:p>
        </w:tc>
      </w:tr>
      <w:tr w:rsidR="00C13D55" w:rsidRPr="00C13D55" w:rsidDel="004F542D" w14:paraId="61E0980A" w14:textId="5E2080FA" w:rsidTr="00C13D55">
        <w:trPr>
          <w:trHeight w:val="282"/>
          <w:del w:id="22" w:author="Joseph Ribeiro (Cefas)" w:date="2018-09-26T14:10:00Z"/>
        </w:trPr>
        <w:tc>
          <w:tcPr>
            <w:tcW w:w="0" w:type="auto"/>
            <w:vMerge w:val="restart"/>
            <w:shd w:val="clear" w:color="auto" w:fill="auto"/>
            <w:vAlign w:val="center"/>
          </w:tcPr>
          <w:p w14:paraId="1B53B092" w14:textId="4659BB7D" w:rsidR="00C13D55" w:rsidRPr="00C13D55" w:rsidDel="004F542D" w:rsidRDefault="00C13D55" w:rsidP="00C13D55">
            <w:pPr>
              <w:rPr>
                <w:del w:id="23" w:author="Joseph Ribeiro (Cefas)" w:date="2018-09-26T14:10:00Z"/>
                <w:rFonts w:cs="Calibri"/>
                <w:sz w:val="18"/>
              </w:rPr>
            </w:pPr>
            <w:del w:id="24" w:author="Joseph Ribeiro (Cefas)" w:date="2018-09-26T14:10:00Z">
              <w:r w:rsidRPr="00C13D55" w:rsidDel="004F542D">
                <w:rPr>
                  <w:rFonts w:cs="Calibri"/>
                  <w:sz w:val="18"/>
                </w:rPr>
                <w:delText xml:space="preserve">Celtic Seas </w:delText>
              </w:r>
            </w:del>
          </w:p>
          <w:p w14:paraId="74A99299" w14:textId="53594291" w:rsidR="00C13D55" w:rsidRPr="00C13D55" w:rsidDel="004F542D" w:rsidRDefault="00C13D55" w:rsidP="00C13D55">
            <w:pPr>
              <w:rPr>
                <w:del w:id="25" w:author="Joseph Ribeiro (Cefas)" w:date="2018-09-26T14:10:00Z"/>
                <w:rFonts w:cs="Calibri"/>
                <w:sz w:val="18"/>
              </w:rPr>
            </w:pPr>
            <w:del w:id="26" w:author="Joseph Ribeiro (Cefas)" w:date="2018-09-26T14:10:00Z">
              <w:r w:rsidRPr="00C13D55" w:rsidDel="004F542D">
                <w:rPr>
                  <w:rFonts w:cs="Calibri"/>
                  <w:sz w:val="18"/>
                </w:rPr>
                <w:delText>(including OSPAR Wider Atlantic)</w:delText>
              </w:r>
            </w:del>
          </w:p>
        </w:tc>
        <w:tc>
          <w:tcPr>
            <w:tcW w:w="0" w:type="auto"/>
            <w:shd w:val="clear" w:color="auto" w:fill="auto"/>
          </w:tcPr>
          <w:p w14:paraId="2869F550" w14:textId="5863CE17" w:rsidR="00C13D55" w:rsidRPr="00C13D55" w:rsidDel="004F542D" w:rsidRDefault="00C13D55" w:rsidP="00C13D55">
            <w:pPr>
              <w:rPr>
                <w:del w:id="27" w:author="Joseph Ribeiro (Cefas)" w:date="2018-09-26T14:10:00Z"/>
                <w:rFonts w:cs="Calibri"/>
                <w:sz w:val="18"/>
              </w:rPr>
            </w:pPr>
            <w:del w:id="28" w:author="Joseph Ribeiro (Cefas)" w:date="2018-09-26T14:10:00Z">
              <w:r w:rsidRPr="00C13D55" w:rsidDel="004F542D">
                <w:rPr>
                  <w:rFonts w:cs="Calibri"/>
                  <w:sz w:val="18"/>
                </w:rPr>
                <w:delText>CSFraOT4</w:delText>
              </w:r>
              <w:r w:rsidRPr="00C13D55" w:rsidDel="004F542D">
                <w:rPr>
                  <w:rFonts w:cs="Calibri"/>
                  <w:sz w:val="18"/>
                  <w:vertAlign w:val="superscript"/>
                </w:rPr>
                <w:delText>2</w:delText>
              </w:r>
            </w:del>
          </w:p>
        </w:tc>
        <w:tc>
          <w:tcPr>
            <w:tcW w:w="0" w:type="auto"/>
            <w:shd w:val="clear" w:color="auto" w:fill="auto"/>
          </w:tcPr>
          <w:p w14:paraId="03F4D01D" w14:textId="23DFDCA6" w:rsidR="00C13D55" w:rsidRPr="00C13D55" w:rsidDel="004F542D" w:rsidRDefault="00C13D55" w:rsidP="00C13D55">
            <w:pPr>
              <w:rPr>
                <w:del w:id="29" w:author="Joseph Ribeiro (Cefas)" w:date="2018-09-26T14:10:00Z"/>
                <w:rFonts w:cs="Calibri"/>
                <w:sz w:val="18"/>
              </w:rPr>
            </w:pPr>
            <w:del w:id="30" w:author="Joseph Ribeiro (Cefas)" w:date="2018-09-26T14:10:00Z">
              <w:r w:rsidRPr="00C13D55" w:rsidDel="004F542D">
                <w:rPr>
                  <w:rFonts w:cs="Calibri"/>
                  <w:sz w:val="18"/>
                </w:rPr>
                <w:delText>1997 – 2015</w:delText>
              </w:r>
            </w:del>
          </w:p>
        </w:tc>
      </w:tr>
      <w:tr w:rsidR="00C13D55" w:rsidRPr="00C13D55" w:rsidDel="004F542D" w14:paraId="520C59FA" w14:textId="3908E51F" w:rsidTr="00C13D55">
        <w:trPr>
          <w:trHeight w:val="304"/>
          <w:del w:id="31" w:author="Joseph Ribeiro (Cefas)" w:date="2018-09-26T14:10:00Z"/>
        </w:trPr>
        <w:tc>
          <w:tcPr>
            <w:tcW w:w="0" w:type="auto"/>
            <w:vMerge/>
            <w:shd w:val="clear" w:color="auto" w:fill="auto"/>
            <w:vAlign w:val="center"/>
          </w:tcPr>
          <w:p w14:paraId="0035979F" w14:textId="2000EB43" w:rsidR="00C13D55" w:rsidRPr="00C13D55" w:rsidDel="004F542D" w:rsidRDefault="00C13D55" w:rsidP="00C13D55">
            <w:pPr>
              <w:rPr>
                <w:del w:id="32" w:author="Joseph Ribeiro (Cefas)" w:date="2018-09-26T14:10:00Z"/>
                <w:rFonts w:cs="Calibri"/>
                <w:sz w:val="18"/>
              </w:rPr>
            </w:pPr>
          </w:p>
        </w:tc>
        <w:tc>
          <w:tcPr>
            <w:tcW w:w="0" w:type="auto"/>
            <w:shd w:val="clear" w:color="auto" w:fill="auto"/>
          </w:tcPr>
          <w:p w14:paraId="23065607" w14:textId="7740FDBF" w:rsidR="00C13D55" w:rsidRPr="00C13D55" w:rsidDel="004F542D" w:rsidRDefault="00C13D55" w:rsidP="00C13D55">
            <w:pPr>
              <w:rPr>
                <w:del w:id="33" w:author="Joseph Ribeiro (Cefas)" w:date="2018-09-26T14:10:00Z"/>
                <w:rFonts w:cs="Calibri"/>
                <w:sz w:val="18"/>
              </w:rPr>
            </w:pPr>
            <w:del w:id="34" w:author="Joseph Ribeiro (Cefas)" w:date="2018-09-26T14:10:00Z">
              <w:r w:rsidRPr="00C13D55" w:rsidDel="004F542D">
                <w:rPr>
                  <w:rFonts w:cs="Calibri"/>
                  <w:sz w:val="18"/>
                </w:rPr>
                <w:delText>CSEngBT3</w:delText>
              </w:r>
            </w:del>
          </w:p>
        </w:tc>
        <w:tc>
          <w:tcPr>
            <w:tcW w:w="0" w:type="auto"/>
            <w:shd w:val="clear" w:color="auto" w:fill="auto"/>
          </w:tcPr>
          <w:p w14:paraId="451F04EA" w14:textId="079D4FBE" w:rsidR="00C13D55" w:rsidRPr="00C13D55" w:rsidDel="004F542D" w:rsidRDefault="00C13D55" w:rsidP="00C13D55">
            <w:pPr>
              <w:rPr>
                <w:del w:id="35" w:author="Joseph Ribeiro (Cefas)" w:date="2018-09-26T14:10:00Z"/>
                <w:rFonts w:cs="Calibri"/>
                <w:sz w:val="18"/>
              </w:rPr>
            </w:pPr>
            <w:del w:id="36" w:author="Joseph Ribeiro (Cefas)" w:date="2018-09-26T14:10:00Z">
              <w:r w:rsidRPr="00C13D55" w:rsidDel="004F542D">
                <w:rPr>
                  <w:rFonts w:cs="Calibri"/>
                  <w:sz w:val="18"/>
                </w:rPr>
                <w:delText>1993 – 2015</w:delText>
              </w:r>
            </w:del>
          </w:p>
        </w:tc>
      </w:tr>
      <w:tr w:rsidR="00C13D55" w:rsidRPr="00C13D55" w:rsidDel="004F542D" w14:paraId="07605DE1" w14:textId="1FDD2755" w:rsidTr="00C13D55">
        <w:trPr>
          <w:trHeight w:val="304"/>
          <w:del w:id="37" w:author="Joseph Ribeiro (Cefas)" w:date="2018-09-26T14:10:00Z"/>
        </w:trPr>
        <w:tc>
          <w:tcPr>
            <w:tcW w:w="0" w:type="auto"/>
            <w:vMerge/>
            <w:shd w:val="clear" w:color="auto" w:fill="auto"/>
            <w:vAlign w:val="center"/>
          </w:tcPr>
          <w:p w14:paraId="3EE4A4E9" w14:textId="254A9979" w:rsidR="00C13D55" w:rsidRPr="00C13D55" w:rsidDel="004F542D" w:rsidRDefault="00C13D55" w:rsidP="00C13D55">
            <w:pPr>
              <w:rPr>
                <w:del w:id="38" w:author="Joseph Ribeiro (Cefas)" w:date="2018-09-26T14:10:00Z"/>
                <w:rFonts w:cs="Calibri"/>
                <w:sz w:val="18"/>
              </w:rPr>
            </w:pPr>
          </w:p>
        </w:tc>
        <w:tc>
          <w:tcPr>
            <w:tcW w:w="0" w:type="auto"/>
            <w:shd w:val="clear" w:color="auto" w:fill="auto"/>
          </w:tcPr>
          <w:p w14:paraId="6497575C" w14:textId="0FD11850" w:rsidR="00C13D55" w:rsidRPr="00C13D55" w:rsidDel="004F542D" w:rsidRDefault="00C13D55" w:rsidP="00C13D55">
            <w:pPr>
              <w:rPr>
                <w:del w:id="39" w:author="Joseph Ribeiro (Cefas)" w:date="2018-09-26T14:10:00Z"/>
                <w:rFonts w:cs="Calibri"/>
                <w:sz w:val="18"/>
              </w:rPr>
            </w:pPr>
            <w:del w:id="40" w:author="Joseph Ribeiro (Cefas)" w:date="2018-09-26T14:10:00Z">
              <w:r w:rsidRPr="00C13D55" w:rsidDel="004F542D">
                <w:rPr>
                  <w:rFonts w:cs="Calibri"/>
                  <w:sz w:val="18"/>
                </w:rPr>
                <w:delText>CSIreOT4</w:delText>
              </w:r>
            </w:del>
          </w:p>
        </w:tc>
        <w:tc>
          <w:tcPr>
            <w:tcW w:w="0" w:type="auto"/>
            <w:shd w:val="clear" w:color="auto" w:fill="auto"/>
          </w:tcPr>
          <w:p w14:paraId="1CFF40A9" w14:textId="4DAA787D" w:rsidR="00C13D55" w:rsidRPr="00C13D55" w:rsidDel="004F542D" w:rsidRDefault="00C13D55" w:rsidP="00C13D55">
            <w:pPr>
              <w:rPr>
                <w:del w:id="41" w:author="Joseph Ribeiro (Cefas)" w:date="2018-09-26T14:10:00Z"/>
                <w:rFonts w:cs="Calibri"/>
                <w:sz w:val="18"/>
              </w:rPr>
            </w:pPr>
            <w:del w:id="42" w:author="Joseph Ribeiro (Cefas)" w:date="2018-09-26T14:10:00Z">
              <w:r w:rsidRPr="00C13D55" w:rsidDel="004F542D">
                <w:rPr>
                  <w:rFonts w:cs="Calibri"/>
                  <w:sz w:val="18"/>
                </w:rPr>
                <w:delText>2003 – 2015</w:delText>
              </w:r>
            </w:del>
          </w:p>
        </w:tc>
      </w:tr>
      <w:tr w:rsidR="00C13D55" w:rsidRPr="00C13D55" w:rsidDel="004F542D" w14:paraId="08B42A0B" w14:textId="427A23BA" w:rsidTr="00C13D55">
        <w:trPr>
          <w:trHeight w:val="304"/>
          <w:del w:id="43" w:author="Joseph Ribeiro (Cefas)" w:date="2018-09-26T14:10:00Z"/>
        </w:trPr>
        <w:tc>
          <w:tcPr>
            <w:tcW w:w="0" w:type="auto"/>
            <w:vMerge/>
            <w:shd w:val="clear" w:color="auto" w:fill="auto"/>
            <w:vAlign w:val="center"/>
          </w:tcPr>
          <w:p w14:paraId="16FE22FC" w14:textId="023AAC25" w:rsidR="00C13D55" w:rsidRPr="00C13D55" w:rsidDel="004F542D" w:rsidRDefault="00C13D55" w:rsidP="00C13D55">
            <w:pPr>
              <w:rPr>
                <w:del w:id="44" w:author="Joseph Ribeiro (Cefas)" w:date="2018-09-26T14:10:00Z"/>
                <w:rFonts w:cs="Calibri"/>
                <w:sz w:val="18"/>
              </w:rPr>
            </w:pPr>
          </w:p>
        </w:tc>
        <w:tc>
          <w:tcPr>
            <w:tcW w:w="0" w:type="auto"/>
            <w:shd w:val="clear" w:color="auto" w:fill="auto"/>
          </w:tcPr>
          <w:p w14:paraId="2E90D166" w14:textId="080C5DD6" w:rsidR="00C13D55" w:rsidRPr="00C13D55" w:rsidDel="004F542D" w:rsidRDefault="00C13D55" w:rsidP="00C13D55">
            <w:pPr>
              <w:rPr>
                <w:del w:id="45" w:author="Joseph Ribeiro (Cefas)" w:date="2018-09-26T14:10:00Z"/>
                <w:rFonts w:cs="Calibri"/>
                <w:sz w:val="18"/>
              </w:rPr>
            </w:pPr>
            <w:del w:id="46" w:author="Joseph Ribeiro (Cefas)" w:date="2018-09-26T14:10:00Z">
              <w:r w:rsidRPr="00C13D55" w:rsidDel="004F542D">
                <w:rPr>
                  <w:rFonts w:cs="Calibri"/>
                  <w:sz w:val="18"/>
                </w:rPr>
                <w:delText>CSNIrOT1</w:delText>
              </w:r>
            </w:del>
          </w:p>
        </w:tc>
        <w:tc>
          <w:tcPr>
            <w:tcW w:w="0" w:type="auto"/>
            <w:shd w:val="clear" w:color="auto" w:fill="auto"/>
          </w:tcPr>
          <w:p w14:paraId="04BE0435" w14:textId="77BDABF1" w:rsidR="00C13D55" w:rsidRPr="00C13D55" w:rsidDel="004F542D" w:rsidRDefault="00C13D55" w:rsidP="00C13D55">
            <w:pPr>
              <w:rPr>
                <w:del w:id="47" w:author="Joseph Ribeiro (Cefas)" w:date="2018-09-26T14:10:00Z"/>
                <w:rFonts w:cs="Calibri"/>
                <w:sz w:val="18"/>
              </w:rPr>
            </w:pPr>
            <w:del w:id="48" w:author="Joseph Ribeiro (Cefas)" w:date="2018-09-26T14:10:00Z">
              <w:r w:rsidRPr="00C13D55" w:rsidDel="004F542D">
                <w:rPr>
                  <w:rFonts w:cs="Calibri"/>
                  <w:sz w:val="18"/>
                </w:rPr>
                <w:delText>1992 – 2015</w:delText>
              </w:r>
            </w:del>
          </w:p>
        </w:tc>
      </w:tr>
      <w:tr w:rsidR="00C13D55" w:rsidRPr="00C13D55" w:rsidDel="004F542D" w14:paraId="2952299C" w14:textId="78FEC04D" w:rsidTr="00C13D55">
        <w:trPr>
          <w:trHeight w:val="293"/>
          <w:del w:id="49" w:author="Joseph Ribeiro (Cefas)" w:date="2018-09-26T14:10:00Z"/>
        </w:trPr>
        <w:tc>
          <w:tcPr>
            <w:tcW w:w="0" w:type="auto"/>
            <w:vMerge/>
            <w:shd w:val="clear" w:color="auto" w:fill="auto"/>
            <w:vAlign w:val="center"/>
          </w:tcPr>
          <w:p w14:paraId="02BD91BC" w14:textId="62B9750E" w:rsidR="00C13D55" w:rsidRPr="00C13D55" w:rsidDel="004F542D" w:rsidRDefault="00C13D55" w:rsidP="00C13D55">
            <w:pPr>
              <w:rPr>
                <w:del w:id="50" w:author="Joseph Ribeiro (Cefas)" w:date="2018-09-26T14:10:00Z"/>
                <w:rFonts w:cs="Calibri"/>
                <w:sz w:val="18"/>
              </w:rPr>
            </w:pPr>
          </w:p>
        </w:tc>
        <w:tc>
          <w:tcPr>
            <w:tcW w:w="0" w:type="auto"/>
            <w:shd w:val="clear" w:color="auto" w:fill="auto"/>
          </w:tcPr>
          <w:p w14:paraId="3D8C9371" w14:textId="61CFF989" w:rsidR="00C13D55" w:rsidRPr="00C13D55" w:rsidDel="004F542D" w:rsidRDefault="00C13D55" w:rsidP="00C13D55">
            <w:pPr>
              <w:rPr>
                <w:del w:id="51" w:author="Joseph Ribeiro (Cefas)" w:date="2018-09-26T14:10:00Z"/>
                <w:rFonts w:cs="Calibri"/>
                <w:sz w:val="18"/>
              </w:rPr>
            </w:pPr>
            <w:del w:id="52" w:author="Joseph Ribeiro (Cefas)" w:date="2018-09-26T14:10:00Z">
              <w:r w:rsidRPr="00C13D55" w:rsidDel="004F542D">
                <w:rPr>
                  <w:rFonts w:cs="Calibri"/>
                  <w:sz w:val="18"/>
                </w:rPr>
                <w:delText>CSNIrOT4</w:delText>
              </w:r>
            </w:del>
          </w:p>
        </w:tc>
        <w:tc>
          <w:tcPr>
            <w:tcW w:w="0" w:type="auto"/>
            <w:shd w:val="clear" w:color="auto" w:fill="auto"/>
          </w:tcPr>
          <w:p w14:paraId="55012E18" w14:textId="0A8A5C2C" w:rsidR="00C13D55" w:rsidRPr="00C13D55" w:rsidDel="004F542D" w:rsidRDefault="00C13D55" w:rsidP="00C13D55">
            <w:pPr>
              <w:rPr>
                <w:del w:id="53" w:author="Joseph Ribeiro (Cefas)" w:date="2018-09-26T14:10:00Z"/>
                <w:rFonts w:cs="Calibri"/>
                <w:sz w:val="18"/>
              </w:rPr>
            </w:pPr>
            <w:del w:id="54" w:author="Joseph Ribeiro (Cefas)" w:date="2018-09-26T14:10:00Z">
              <w:r w:rsidRPr="00C13D55" w:rsidDel="004F542D">
                <w:rPr>
                  <w:rFonts w:cs="Calibri"/>
                  <w:sz w:val="18"/>
                </w:rPr>
                <w:delText>1992 – 2015</w:delText>
              </w:r>
            </w:del>
          </w:p>
        </w:tc>
      </w:tr>
      <w:tr w:rsidR="00C13D55" w:rsidRPr="00C13D55" w:rsidDel="004F542D" w14:paraId="08E4BB9D" w14:textId="135B5F85" w:rsidTr="00C13D55">
        <w:trPr>
          <w:trHeight w:val="304"/>
          <w:del w:id="55" w:author="Joseph Ribeiro (Cefas)" w:date="2018-09-26T14:10:00Z"/>
        </w:trPr>
        <w:tc>
          <w:tcPr>
            <w:tcW w:w="0" w:type="auto"/>
            <w:vMerge/>
            <w:shd w:val="clear" w:color="auto" w:fill="auto"/>
            <w:vAlign w:val="center"/>
          </w:tcPr>
          <w:p w14:paraId="501305CF" w14:textId="60244345" w:rsidR="00C13D55" w:rsidRPr="00C13D55" w:rsidDel="004F542D" w:rsidRDefault="00C13D55" w:rsidP="00C13D55">
            <w:pPr>
              <w:rPr>
                <w:del w:id="56" w:author="Joseph Ribeiro (Cefas)" w:date="2018-09-26T14:10:00Z"/>
                <w:rFonts w:cs="Calibri"/>
                <w:sz w:val="18"/>
              </w:rPr>
            </w:pPr>
          </w:p>
        </w:tc>
        <w:tc>
          <w:tcPr>
            <w:tcW w:w="0" w:type="auto"/>
            <w:shd w:val="clear" w:color="auto" w:fill="auto"/>
          </w:tcPr>
          <w:p w14:paraId="04D2C2A0" w14:textId="2693F3F3" w:rsidR="00C13D55" w:rsidRPr="00C13D55" w:rsidDel="004F542D" w:rsidRDefault="00C13D55" w:rsidP="00C13D55">
            <w:pPr>
              <w:rPr>
                <w:del w:id="57" w:author="Joseph Ribeiro (Cefas)" w:date="2018-09-26T14:10:00Z"/>
                <w:rFonts w:cs="Calibri"/>
                <w:sz w:val="18"/>
              </w:rPr>
            </w:pPr>
            <w:del w:id="58" w:author="Joseph Ribeiro (Cefas)" w:date="2018-09-26T14:10:00Z">
              <w:r w:rsidRPr="00C13D55" w:rsidDel="004F542D">
                <w:rPr>
                  <w:rFonts w:cs="Calibri"/>
                  <w:sz w:val="18"/>
                </w:rPr>
                <w:delText>CSScoOT1</w:delText>
              </w:r>
            </w:del>
          </w:p>
        </w:tc>
        <w:tc>
          <w:tcPr>
            <w:tcW w:w="0" w:type="auto"/>
            <w:shd w:val="clear" w:color="auto" w:fill="auto"/>
          </w:tcPr>
          <w:p w14:paraId="2481213C" w14:textId="1B5B29B2" w:rsidR="00C13D55" w:rsidRPr="00C13D55" w:rsidDel="004F542D" w:rsidRDefault="00C13D55" w:rsidP="00C13D55">
            <w:pPr>
              <w:rPr>
                <w:del w:id="59" w:author="Joseph Ribeiro (Cefas)" w:date="2018-09-26T14:10:00Z"/>
                <w:rFonts w:cs="Calibri"/>
                <w:sz w:val="18"/>
              </w:rPr>
            </w:pPr>
            <w:del w:id="60" w:author="Joseph Ribeiro (Cefas)" w:date="2018-09-26T14:10:00Z">
              <w:r w:rsidRPr="00C13D55" w:rsidDel="004F542D">
                <w:rPr>
                  <w:rFonts w:cs="Calibri"/>
                  <w:sz w:val="18"/>
                </w:rPr>
                <w:delText>1985 – 2016</w:delText>
              </w:r>
            </w:del>
          </w:p>
        </w:tc>
      </w:tr>
      <w:tr w:rsidR="00C13D55" w:rsidRPr="00C13D55" w:rsidDel="004F542D" w14:paraId="7CBA7F86" w14:textId="10263F22" w:rsidTr="00C13D55">
        <w:trPr>
          <w:trHeight w:val="304"/>
          <w:del w:id="61" w:author="Joseph Ribeiro (Cefas)" w:date="2018-09-26T14:10:00Z"/>
        </w:trPr>
        <w:tc>
          <w:tcPr>
            <w:tcW w:w="0" w:type="auto"/>
            <w:vMerge/>
            <w:shd w:val="clear" w:color="auto" w:fill="auto"/>
            <w:vAlign w:val="center"/>
          </w:tcPr>
          <w:p w14:paraId="49FE2E15" w14:textId="336C1A3A" w:rsidR="00C13D55" w:rsidRPr="00C13D55" w:rsidDel="004F542D" w:rsidRDefault="00C13D55" w:rsidP="00C13D55">
            <w:pPr>
              <w:rPr>
                <w:del w:id="62" w:author="Joseph Ribeiro (Cefas)" w:date="2018-09-26T14:10:00Z"/>
                <w:rFonts w:cs="Calibri"/>
                <w:sz w:val="18"/>
              </w:rPr>
            </w:pPr>
          </w:p>
        </w:tc>
        <w:tc>
          <w:tcPr>
            <w:tcW w:w="0" w:type="auto"/>
            <w:shd w:val="clear" w:color="auto" w:fill="auto"/>
          </w:tcPr>
          <w:p w14:paraId="373AB060" w14:textId="3A93FCAD" w:rsidR="00C13D55" w:rsidRPr="00C13D55" w:rsidDel="004F542D" w:rsidRDefault="00C13D55" w:rsidP="00C13D55">
            <w:pPr>
              <w:rPr>
                <w:del w:id="63" w:author="Joseph Ribeiro (Cefas)" w:date="2018-09-26T14:10:00Z"/>
                <w:rFonts w:cs="Calibri"/>
                <w:sz w:val="18"/>
              </w:rPr>
            </w:pPr>
            <w:del w:id="64" w:author="Joseph Ribeiro (Cefas)" w:date="2018-09-26T14:10:00Z">
              <w:r w:rsidRPr="00C13D55" w:rsidDel="004F542D">
                <w:rPr>
                  <w:rFonts w:cs="Calibri"/>
                  <w:sz w:val="18"/>
                </w:rPr>
                <w:delText>CSScoOT4</w:delText>
              </w:r>
            </w:del>
          </w:p>
        </w:tc>
        <w:tc>
          <w:tcPr>
            <w:tcW w:w="0" w:type="auto"/>
            <w:shd w:val="clear" w:color="auto" w:fill="auto"/>
          </w:tcPr>
          <w:p w14:paraId="618D170F" w14:textId="7EB56665" w:rsidR="00C13D55" w:rsidRPr="00C13D55" w:rsidDel="004F542D" w:rsidRDefault="00C13D55" w:rsidP="00C13D55">
            <w:pPr>
              <w:rPr>
                <w:del w:id="65" w:author="Joseph Ribeiro (Cefas)" w:date="2018-09-26T14:10:00Z"/>
                <w:rFonts w:cs="Calibri"/>
                <w:sz w:val="18"/>
              </w:rPr>
            </w:pPr>
            <w:del w:id="66" w:author="Joseph Ribeiro (Cefas)" w:date="2018-09-26T14:10:00Z">
              <w:r w:rsidRPr="00C13D55" w:rsidDel="004F542D">
                <w:rPr>
                  <w:rFonts w:cs="Calibri"/>
                  <w:sz w:val="18"/>
                </w:rPr>
                <w:delText>1995 – 2015</w:delText>
              </w:r>
            </w:del>
          </w:p>
        </w:tc>
      </w:tr>
      <w:tr w:rsidR="00C13D55" w:rsidRPr="00C13D55" w:rsidDel="004F542D" w14:paraId="79D53675" w14:textId="4F803729" w:rsidTr="00C13D55">
        <w:trPr>
          <w:trHeight w:val="304"/>
          <w:del w:id="67" w:author="Joseph Ribeiro (Cefas)" w:date="2018-09-26T14:10:00Z"/>
        </w:trPr>
        <w:tc>
          <w:tcPr>
            <w:tcW w:w="0" w:type="auto"/>
            <w:vMerge/>
            <w:shd w:val="clear" w:color="auto" w:fill="auto"/>
            <w:vAlign w:val="center"/>
          </w:tcPr>
          <w:p w14:paraId="19BB3929" w14:textId="2650BA5E" w:rsidR="00C13D55" w:rsidRPr="00C13D55" w:rsidDel="004F542D" w:rsidRDefault="00C13D55" w:rsidP="00C13D55">
            <w:pPr>
              <w:rPr>
                <w:del w:id="68" w:author="Joseph Ribeiro (Cefas)" w:date="2018-09-26T14:10:00Z"/>
                <w:rFonts w:cs="Calibri"/>
                <w:sz w:val="18"/>
              </w:rPr>
            </w:pPr>
          </w:p>
        </w:tc>
        <w:tc>
          <w:tcPr>
            <w:tcW w:w="0" w:type="auto"/>
            <w:shd w:val="clear" w:color="auto" w:fill="auto"/>
          </w:tcPr>
          <w:p w14:paraId="3E8C8893" w14:textId="66C8087D" w:rsidR="00C13D55" w:rsidRPr="00C13D55" w:rsidDel="004F542D" w:rsidRDefault="00C13D55" w:rsidP="00C13D55">
            <w:pPr>
              <w:rPr>
                <w:del w:id="69" w:author="Joseph Ribeiro (Cefas)" w:date="2018-09-26T14:10:00Z"/>
                <w:rFonts w:cs="Calibri"/>
                <w:sz w:val="18"/>
              </w:rPr>
            </w:pPr>
            <w:del w:id="70" w:author="Joseph Ribeiro (Cefas)" w:date="2018-09-26T14:10:00Z">
              <w:r w:rsidRPr="00C13D55" w:rsidDel="004F542D">
                <w:rPr>
                  <w:rFonts w:cs="Calibri"/>
                  <w:sz w:val="18"/>
                </w:rPr>
                <w:delText>WAScoOT3</w:delText>
              </w:r>
            </w:del>
          </w:p>
        </w:tc>
        <w:tc>
          <w:tcPr>
            <w:tcW w:w="0" w:type="auto"/>
            <w:shd w:val="clear" w:color="auto" w:fill="auto"/>
          </w:tcPr>
          <w:p w14:paraId="30604F76" w14:textId="7FCBFB9A" w:rsidR="00C13D55" w:rsidRPr="00C13D55" w:rsidDel="004F542D" w:rsidRDefault="00C13D55" w:rsidP="00C13D55">
            <w:pPr>
              <w:rPr>
                <w:del w:id="71" w:author="Joseph Ribeiro (Cefas)" w:date="2018-09-26T14:10:00Z"/>
                <w:rFonts w:cs="Calibri"/>
                <w:sz w:val="18"/>
              </w:rPr>
            </w:pPr>
            <w:del w:id="72" w:author="Joseph Ribeiro (Cefas)" w:date="2018-09-26T14:10:00Z">
              <w:r w:rsidRPr="00C13D55" w:rsidDel="004F542D">
                <w:rPr>
                  <w:rFonts w:cs="Calibri"/>
                  <w:sz w:val="18"/>
                </w:rPr>
                <w:delText>1999 – 2015</w:delText>
              </w:r>
            </w:del>
          </w:p>
        </w:tc>
      </w:tr>
      <w:tr w:rsidR="00C13D55" w:rsidRPr="00C13D55" w:rsidDel="004F542D" w14:paraId="5B94FCA3" w14:textId="2C14A127" w:rsidTr="00C13D55">
        <w:trPr>
          <w:trHeight w:val="60"/>
          <w:del w:id="73" w:author="Joseph Ribeiro (Cefas)" w:date="2018-09-26T14:10:00Z"/>
        </w:trPr>
        <w:tc>
          <w:tcPr>
            <w:tcW w:w="0" w:type="auto"/>
            <w:vMerge/>
            <w:shd w:val="clear" w:color="auto" w:fill="auto"/>
            <w:vAlign w:val="center"/>
          </w:tcPr>
          <w:p w14:paraId="0397297C" w14:textId="04D0EF3F" w:rsidR="00C13D55" w:rsidRPr="00C13D55" w:rsidDel="004F542D" w:rsidRDefault="00C13D55" w:rsidP="00C13D55">
            <w:pPr>
              <w:rPr>
                <w:del w:id="74" w:author="Joseph Ribeiro (Cefas)" w:date="2018-09-26T14:10:00Z"/>
                <w:rFonts w:cs="Calibri"/>
                <w:sz w:val="18"/>
              </w:rPr>
            </w:pPr>
          </w:p>
        </w:tc>
        <w:tc>
          <w:tcPr>
            <w:tcW w:w="0" w:type="auto"/>
            <w:shd w:val="clear" w:color="auto" w:fill="auto"/>
          </w:tcPr>
          <w:p w14:paraId="591F1AA4" w14:textId="170A84CB" w:rsidR="00C13D55" w:rsidRPr="00C13D55" w:rsidDel="004F542D" w:rsidRDefault="00C13D55" w:rsidP="00C13D55">
            <w:pPr>
              <w:rPr>
                <w:del w:id="75" w:author="Joseph Ribeiro (Cefas)" w:date="2018-09-26T14:10:00Z"/>
                <w:rFonts w:cs="Calibri"/>
                <w:sz w:val="18"/>
              </w:rPr>
            </w:pPr>
            <w:del w:id="76" w:author="Joseph Ribeiro (Cefas)" w:date="2018-09-26T14:10:00Z">
              <w:r w:rsidRPr="00C13D55" w:rsidDel="004F542D">
                <w:rPr>
                  <w:rFonts w:cs="Calibri"/>
                  <w:sz w:val="18"/>
                </w:rPr>
                <w:delText>CSBBFraOT4</w:delText>
              </w:r>
            </w:del>
          </w:p>
        </w:tc>
        <w:tc>
          <w:tcPr>
            <w:tcW w:w="0" w:type="auto"/>
            <w:shd w:val="clear" w:color="auto" w:fill="auto"/>
          </w:tcPr>
          <w:p w14:paraId="194DDFF2" w14:textId="38F50D86" w:rsidR="00C13D55" w:rsidRPr="00C13D55" w:rsidDel="004F542D" w:rsidRDefault="00C13D55" w:rsidP="00C13D55">
            <w:pPr>
              <w:rPr>
                <w:del w:id="77" w:author="Joseph Ribeiro (Cefas)" w:date="2018-09-26T14:10:00Z"/>
                <w:rFonts w:cs="Calibri"/>
                <w:sz w:val="18"/>
              </w:rPr>
            </w:pPr>
            <w:del w:id="78" w:author="Joseph Ribeiro (Cefas)" w:date="2018-09-26T14:10:00Z">
              <w:r w:rsidRPr="00C13D55" w:rsidDel="004F542D">
                <w:rPr>
                  <w:rFonts w:cs="Calibri"/>
                  <w:sz w:val="18"/>
                </w:rPr>
                <w:delText>1997 – 2015</w:delText>
              </w:r>
            </w:del>
          </w:p>
        </w:tc>
      </w:tr>
      <w:tr w:rsidR="00C13D55" w:rsidRPr="00C13D55" w:rsidDel="004F542D" w14:paraId="7B0F135A" w14:textId="55C50A41" w:rsidTr="00C13D55">
        <w:trPr>
          <w:trHeight w:val="60"/>
          <w:del w:id="79" w:author="Joseph Ribeiro (Cefas)" w:date="2018-09-26T14:10:00Z"/>
        </w:trPr>
        <w:tc>
          <w:tcPr>
            <w:tcW w:w="0" w:type="auto"/>
            <w:vMerge w:val="restart"/>
            <w:shd w:val="clear" w:color="auto" w:fill="auto"/>
            <w:vAlign w:val="center"/>
          </w:tcPr>
          <w:p w14:paraId="7DACDC1E" w14:textId="29931C98" w:rsidR="00C13D55" w:rsidRPr="00C13D55" w:rsidDel="004F542D" w:rsidRDefault="00C13D55" w:rsidP="00C13D55">
            <w:pPr>
              <w:rPr>
                <w:del w:id="80" w:author="Joseph Ribeiro (Cefas)" w:date="2018-09-26T14:10:00Z"/>
                <w:rFonts w:cs="Calibri"/>
                <w:sz w:val="18"/>
              </w:rPr>
            </w:pPr>
            <w:del w:id="81" w:author="Joseph Ribeiro (Cefas)" w:date="2018-09-26T14:10:00Z">
              <w:r w:rsidRPr="00C13D55" w:rsidDel="004F542D">
                <w:rPr>
                  <w:rFonts w:cs="Calibri"/>
                  <w:sz w:val="18"/>
                </w:rPr>
                <w:delText>Greater North Sea</w:delText>
              </w:r>
            </w:del>
          </w:p>
        </w:tc>
        <w:tc>
          <w:tcPr>
            <w:tcW w:w="0" w:type="auto"/>
            <w:shd w:val="clear" w:color="auto" w:fill="auto"/>
          </w:tcPr>
          <w:p w14:paraId="6B85621B" w14:textId="645012EA" w:rsidR="00C13D55" w:rsidRPr="00C13D55" w:rsidDel="004F542D" w:rsidRDefault="00C13D55" w:rsidP="00C13D55">
            <w:pPr>
              <w:rPr>
                <w:del w:id="82" w:author="Joseph Ribeiro (Cefas)" w:date="2018-09-26T14:10:00Z"/>
                <w:rFonts w:cs="Calibri"/>
                <w:sz w:val="18"/>
              </w:rPr>
            </w:pPr>
            <w:del w:id="83" w:author="Joseph Ribeiro (Cefas)" w:date="2018-09-26T14:10:00Z">
              <w:r w:rsidRPr="00C13D55" w:rsidDel="004F542D">
                <w:rPr>
                  <w:rFonts w:cs="Calibri"/>
                  <w:sz w:val="18"/>
                </w:rPr>
                <w:delText>GNSEngBT3</w:delText>
              </w:r>
            </w:del>
          </w:p>
        </w:tc>
        <w:tc>
          <w:tcPr>
            <w:tcW w:w="0" w:type="auto"/>
            <w:shd w:val="clear" w:color="auto" w:fill="auto"/>
          </w:tcPr>
          <w:p w14:paraId="7711A5B5" w14:textId="7A9F8BD9" w:rsidR="00C13D55" w:rsidRPr="00C13D55" w:rsidDel="004F542D" w:rsidRDefault="00C13D55" w:rsidP="00C13D55">
            <w:pPr>
              <w:rPr>
                <w:del w:id="84" w:author="Joseph Ribeiro (Cefas)" w:date="2018-09-26T14:10:00Z"/>
                <w:rFonts w:cs="Calibri"/>
                <w:sz w:val="18"/>
              </w:rPr>
            </w:pPr>
            <w:del w:id="85" w:author="Joseph Ribeiro (Cefas)" w:date="2018-09-26T14:10:00Z">
              <w:r w:rsidRPr="00C13D55" w:rsidDel="004F542D">
                <w:rPr>
                  <w:rFonts w:cs="Calibri"/>
                  <w:sz w:val="18"/>
                </w:rPr>
                <w:delText>1990 – 2015</w:delText>
              </w:r>
            </w:del>
          </w:p>
        </w:tc>
      </w:tr>
      <w:tr w:rsidR="00C13D55" w:rsidRPr="00C13D55" w:rsidDel="004F542D" w14:paraId="7E415F9D" w14:textId="1AFC8C58" w:rsidTr="00C13D55">
        <w:trPr>
          <w:trHeight w:val="304"/>
          <w:del w:id="86" w:author="Joseph Ribeiro (Cefas)" w:date="2018-09-26T14:10:00Z"/>
        </w:trPr>
        <w:tc>
          <w:tcPr>
            <w:tcW w:w="0" w:type="auto"/>
            <w:vMerge/>
            <w:shd w:val="clear" w:color="auto" w:fill="auto"/>
            <w:vAlign w:val="center"/>
          </w:tcPr>
          <w:p w14:paraId="0C66549E" w14:textId="0327345C" w:rsidR="00C13D55" w:rsidRPr="00C13D55" w:rsidDel="004F542D" w:rsidRDefault="00C13D55" w:rsidP="00C13D55">
            <w:pPr>
              <w:rPr>
                <w:del w:id="87" w:author="Joseph Ribeiro (Cefas)" w:date="2018-09-26T14:10:00Z"/>
                <w:rFonts w:cs="Calibri"/>
                <w:sz w:val="18"/>
              </w:rPr>
            </w:pPr>
          </w:p>
        </w:tc>
        <w:tc>
          <w:tcPr>
            <w:tcW w:w="0" w:type="auto"/>
            <w:shd w:val="clear" w:color="auto" w:fill="auto"/>
          </w:tcPr>
          <w:p w14:paraId="4CC8DAAF" w14:textId="1BE32C64" w:rsidR="00C13D55" w:rsidRPr="00C13D55" w:rsidDel="004F542D" w:rsidRDefault="00C13D55" w:rsidP="00C13D55">
            <w:pPr>
              <w:rPr>
                <w:del w:id="88" w:author="Joseph Ribeiro (Cefas)" w:date="2018-09-26T14:10:00Z"/>
                <w:rFonts w:cs="Calibri"/>
                <w:sz w:val="18"/>
              </w:rPr>
            </w:pPr>
            <w:del w:id="89" w:author="Joseph Ribeiro (Cefas)" w:date="2018-09-26T14:10:00Z">
              <w:r w:rsidRPr="00C13D55" w:rsidDel="004F542D">
                <w:rPr>
                  <w:rFonts w:cs="Calibri"/>
                  <w:sz w:val="18"/>
                </w:rPr>
                <w:delText>GNSFraOT4</w:delText>
              </w:r>
            </w:del>
          </w:p>
        </w:tc>
        <w:tc>
          <w:tcPr>
            <w:tcW w:w="0" w:type="auto"/>
            <w:shd w:val="clear" w:color="auto" w:fill="auto"/>
          </w:tcPr>
          <w:p w14:paraId="507A48A2" w14:textId="04B1259C" w:rsidR="00C13D55" w:rsidRPr="00C13D55" w:rsidDel="004F542D" w:rsidRDefault="00C13D55" w:rsidP="00C13D55">
            <w:pPr>
              <w:rPr>
                <w:del w:id="90" w:author="Joseph Ribeiro (Cefas)" w:date="2018-09-26T14:10:00Z"/>
                <w:rFonts w:cs="Calibri"/>
                <w:sz w:val="18"/>
              </w:rPr>
            </w:pPr>
            <w:del w:id="91" w:author="Joseph Ribeiro (Cefas)" w:date="2018-09-26T14:10:00Z">
              <w:r w:rsidRPr="00C13D55" w:rsidDel="004F542D">
                <w:rPr>
                  <w:rFonts w:cs="Calibri"/>
                  <w:sz w:val="18"/>
                </w:rPr>
                <w:delText>1988 – 2015</w:delText>
              </w:r>
            </w:del>
          </w:p>
        </w:tc>
      </w:tr>
      <w:tr w:rsidR="00C13D55" w:rsidRPr="00C13D55" w:rsidDel="004F542D" w14:paraId="6AC14D1D" w14:textId="1730F7CA" w:rsidTr="00C13D55">
        <w:trPr>
          <w:trHeight w:val="304"/>
          <w:del w:id="92" w:author="Joseph Ribeiro (Cefas)" w:date="2018-09-26T14:10:00Z"/>
        </w:trPr>
        <w:tc>
          <w:tcPr>
            <w:tcW w:w="0" w:type="auto"/>
            <w:vMerge/>
            <w:shd w:val="clear" w:color="auto" w:fill="auto"/>
            <w:vAlign w:val="center"/>
          </w:tcPr>
          <w:p w14:paraId="2CFE1867" w14:textId="65A0C80F" w:rsidR="00C13D55" w:rsidRPr="00C13D55" w:rsidDel="004F542D" w:rsidRDefault="00C13D55" w:rsidP="00C13D55">
            <w:pPr>
              <w:rPr>
                <w:del w:id="93" w:author="Joseph Ribeiro (Cefas)" w:date="2018-09-26T14:10:00Z"/>
                <w:rFonts w:cs="Calibri"/>
                <w:sz w:val="18"/>
              </w:rPr>
            </w:pPr>
          </w:p>
        </w:tc>
        <w:tc>
          <w:tcPr>
            <w:tcW w:w="0" w:type="auto"/>
            <w:shd w:val="clear" w:color="auto" w:fill="auto"/>
          </w:tcPr>
          <w:p w14:paraId="2AFADF64" w14:textId="681198CE" w:rsidR="00C13D55" w:rsidRPr="00C13D55" w:rsidDel="004F542D" w:rsidRDefault="00C13D55" w:rsidP="00C13D55">
            <w:pPr>
              <w:rPr>
                <w:del w:id="94" w:author="Joseph Ribeiro (Cefas)" w:date="2018-09-26T14:10:00Z"/>
                <w:rFonts w:cs="Calibri"/>
                <w:sz w:val="18"/>
              </w:rPr>
            </w:pPr>
            <w:del w:id="95" w:author="Joseph Ribeiro (Cefas)" w:date="2018-09-26T14:10:00Z">
              <w:r w:rsidRPr="00C13D55" w:rsidDel="004F542D">
                <w:rPr>
                  <w:rFonts w:cs="Calibri"/>
                  <w:sz w:val="18"/>
                </w:rPr>
                <w:delText>GNSIntOT1</w:delText>
              </w:r>
            </w:del>
          </w:p>
        </w:tc>
        <w:tc>
          <w:tcPr>
            <w:tcW w:w="0" w:type="auto"/>
            <w:shd w:val="clear" w:color="auto" w:fill="auto"/>
          </w:tcPr>
          <w:p w14:paraId="7558CD1A" w14:textId="17183835" w:rsidR="00C13D55" w:rsidRPr="00C13D55" w:rsidDel="004F542D" w:rsidRDefault="00C13D55" w:rsidP="00C13D55">
            <w:pPr>
              <w:rPr>
                <w:del w:id="96" w:author="Joseph Ribeiro (Cefas)" w:date="2018-09-26T14:10:00Z"/>
                <w:rFonts w:cs="Calibri"/>
                <w:sz w:val="18"/>
              </w:rPr>
            </w:pPr>
            <w:del w:id="97" w:author="Joseph Ribeiro (Cefas)" w:date="2018-09-26T14:10:00Z">
              <w:r w:rsidRPr="00C13D55" w:rsidDel="004F542D">
                <w:rPr>
                  <w:rFonts w:cs="Calibri"/>
                  <w:sz w:val="18"/>
                </w:rPr>
                <w:delText>1983 – 2016</w:delText>
              </w:r>
            </w:del>
          </w:p>
        </w:tc>
      </w:tr>
      <w:tr w:rsidR="00C13D55" w:rsidRPr="00C13D55" w:rsidDel="004F542D" w14:paraId="414ED227" w14:textId="2F4DF019" w:rsidTr="00C13D55">
        <w:trPr>
          <w:trHeight w:val="293"/>
          <w:del w:id="98" w:author="Joseph Ribeiro (Cefas)" w:date="2018-09-26T14:10:00Z"/>
        </w:trPr>
        <w:tc>
          <w:tcPr>
            <w:tcW w:w="0" w:type="auto"/>
            <w:vMerge/>
            <w:shd w:val="clear" w:color="auto" w:fill="auto"/>
            <w:vAlign w:val="center"/>
          </w:tcPr>
          <w:p w14:paraId="14B83651" w14:textId="4C9EAC24" w:rsidR="00C13D55" w:rsidRPr="00C13D55" w:rsidDel="004F542D" w:rsidRDefault="00C13D55" w:rsidP="00C13D55">
            <w:pPr>
              <w:rPr>
                <w:del w:id="99" w:author="Joseph Ribeiro (Cefas)" w:date="2018-09-26T14:10:00Z"/>
                <w:rFonts w:cs="Calibri"/>
                <w:sz w:val="18"/>
              </w:rPr>
            </w:pPr>
          </w:p>
        </w:tc>
        <w:tc>
          <w:tcPr>
            <w:tcW w:w="0" w:type="auto"/>
            <w:shd w:val="clear" w:color="auto" w:fill="auto"/>
          </w:tcPr>
          <w:p w14:paraId="7A0880A9" w14:textId="480895DF" w:rsidR="00C13D55" w:rsidRPr="00C13D55" w:rsidDel="004F542D" w:rsidRDefault="00C13D55" w:rsidP="00C13D55">
            <w:pPr>
              <w:rPr>
                <w:del w:id="100" w:author="Joseph Ribeiro (Cefas)" w:date="2018-09-26T14:10:00Z"/>
                <w:rFonts w:cs="Calibri"/>
                <w:sz w:val="18"/>
              </w:rPr>
            </w:pPr>
            <w:del w:id="101" w:author="Joseph Ribeiro (Cefas)" w:date="2018-09-26T14:10:00Z">
              <w:r w:rsidRPr="00C13D55" w:rsidDel="004F542D">
                <w:rPr>
                  <w:rFonts w:cs="Calibri"/>
                  <w:sz w:val="18"/>
                </w:rPr>
                <w:delText>GNSIntOT3</w:delText>
              </w:r>
            </w:del>
          </w:p>
        </w:tc>
        <w:tc>
          <w:tcPr>
            <w:tcW w:w="0" w:type="auto"/>
            <w:shd w:val="clear" w:color="auto" w:fill="auto"/>
          </w:tcPr>
          <w:p w14:paraId="333CDF49" w14:textId="6711C20A" w:rsidR="00C13D55" w:rsidRPr="00C13D55" w:rsidDel="004F542D" w:rsidRDefault="00C13D55" w:rsidP="00C13D55">
            <w:pPr>
              <w:rPr>
                <w:del w:id="102" w:author="Joseph Ribeiro (Cefas)" w:date="2018-09-26T14:10:00Z"/>
                <w:rFonts w:cs="Calibri"/>
                <w:sz w:val="18"/>
              </w:rPr>
            </w:pPr>
            <w:del w:id="103" w:author="Joseph Ribeiro (Cefas)" w:date="2018-09-26T14:10:00Z">
              <w:r w:rsidRPr="00C13D55" w:rsidDel="004F542D">
                <w:rPr>
                  <w:rFonts w:cs="Calibri"/>
                  <w:sz w:val="18"/>
                </w:rPr>
                <w:delText>1998 – 2016</w:delText>
              </w:r>
            </w:del>
          </w:p>
        </w:tc>
      </w:tr>
      <w:tr w:rsidR="00C13D55" w:rsidRPr="00C13D55" w:rsidDel="004F542D" w14:paraId="47FFD26C" w14:textId="79159A02" w:rsidTr="00C13D55">
        <w:trPr>
          <w:trHeight w:val="85"/>
          <w:del w:id="104" w:author="Joseph Ribeiro (Cefas)" w:date="2018-09-26T14:10:00Z"/>
        </w:trPr>
        <w:tc>
          <w:tcPr>
            <w:tcW w:w="0" w:type="auto"/>
            <w:vMerge/>
            <w:shd w:val="clear" w:color="auto" w:fill="auto"/>
            <w:vAlign w:val="center"/>
          </w:tcPr>
          <w:p w14:paraId="07E10BD2" w14:textId="5C00A93A" w:rsidR="00C13D55" w:rsidRPr="00C13D55" w:rsidDel="004F542D" w:rsidRDefault="00C13D55" w:rsidP="00C13D55">
            <w:pPr>
              <w:rPr>
                <w:del w:id="105" w:author="Joseph Ribeiro (Cefas)" w:date="2018-09-26T14:10:00Z"/>
                <w:rFonts w:cs="Calibri"/>
                <w:sz w:val="18"/>
              </w:rPr>
            </w:pPr>
          </w:p>
        </w:tc>
        <w:tc>
          <w:tcPr>
            <w:tcW w:w="0" w:type="auto"/>
            <w:shd w:val="clear" w:color="auto" w:fill="auto"/>
          </w:tcPr>
          <w:p w14:paraId="5F8F2F1C" w14:textId="7483926B" w:rsidR="00C13D55" w:rsidRPr="00C13D55" w:rsidDel="004F542D" w:rsidRDefault="00C13D55" w:rsidP="00C13D55">
            <w:pPr>
              <w:rPr>
                <w:del w:id="106" w:author="Joseph Ribeiro (Cefas)" w:date="2018-09-26T14:10:00Z"/>
                <w:rFonts w:cs="Calibri"/>
                <w:sz w:val="18"/>
              </w:rPr>
            </w:pPr>
            <w:del w:id="107" w:author="Joseph Ribeiro (Cefas)" w:date="2018-09-26T14:10:00Z">
              <w:r w:rsidRPr="00C13D55" w:rsidDel="004F542D">
                <w:rPr>
                  <w:rFonts w:cs="Calibri"/>
                  <w:sz w:val="18"/>
                </w:rPr>
                <w:delText>GNSNetBT3</w:delText>
              </w:r>
            </w:del>
          </w:p>
        </w:tc>
        <w:tc>
          <w:tcPr>
            <w:tcW w:w="0" w:type="auto"/>
            <w:shd w:val="clear" w:color="auto" w:fill="auto"/>
          </w:tcPr>
          <w:p w14:paraId="130F2B61" w14:textId="4D8B6E5C" w:rsidR="00C13D55" w:rsidRPr="00C13D55" w:rsidDel="004F542D" w:rsidRDefault="00C13D55" w:rsidP="00C13D55">
            <w:pPr>
              <w:rPr>
                <w:del w:id="108" w:author="Joseph Ribeiro (Cefas)" w:date="2018-09-26T14:10:00Z"/>
                <w:rFonts w:cs="Calibri"/>
                <w:sz w:val="18"/>
              </w:rPr>
            </w:pPr>
            <w:del w:id="109" w:author="Joseph Ribeiro (Cefas)" w:date="2018-09-26T14:10:00Z">
              <w:r w:rsidRPr="00C13D55" w:rsidDel="004F542D">
                <w:rPr>
                  <w:rFonts w:cs="Calibri"/>
                  <w:sz w:val="18"/>
                </w:rPr>
                <w:delText>1999 – 2015</w:delText>
              </w:r>
            </w:del>
          </w:p>
        </w:tc>
      </w:tr>
    </w:tbl>
    <w:tbl>
      <w:tblPr>
        <w:tblStyle w:val="TableGrid"/>
        <w:tblW w:w="0" w:type="auto"/>
        <w:tblInd w:w="108" w:type="dxa"/>
        <w:tblLook w:val="04A0" w:firstRow="1" w:lastRow="0" w:firstColumn="1" w:lastColumn="0" w:noHBand="0" w:noVBand="1"/>
      </w:tblPr>
      <w:tblGrid>
        <w:gridCol w:w="3119"/>
        <w:gridCol w:w="2126"/>
        <w:gridCol w:w="1701"/>
        <w:gridCol w:w="1701"/>
      </w:tblGrid>
      <w:tr w:rsidR="004F542D" w:rsidRPr="00053CD1" w14:paraId="3245B195" w14:textId="77777777" w:rsidTr="00FF37FD">
        <w:trPr>
          <w:ins w:id="110" w:author="Joseph Ribeiro (Cefas)" w:date="2018-09-26T14:11:00Z"/>
        </w:trPr>
        <w:tc>
          <w:tcPr>
            <w:tcW w:w="3119" w:type="dxa"/>
          </w:tcPr>
          <w:p w14:paraId="49DFB4A1" w14:textId="77777777" w:rsidR="004F542D" w:rsidRPr="00EB2E20" w:rsidRDefault="004F542D" w:rsidP="00FF37FD">
            <w:pPr>
              <w:spacing w:line="240" w:lineRule="auto"/>
              <w:rPr>
                <w:ins w:id="111" w:author="Joseph Ribeiro (Cefas)" w:date="2018-09-26T14:11:00Z"/>
                <w:rFonts w:cs="Arial"/>
                <w:b/>
              </w:rPr>
            </w:pPr>
            <w:ins w:id="112" w:author="Joseph Ribeiro (Cefas)" w:date="2018-09-26T14:11:00Z">
              <w:r w:rsidRPr="00EB2E20">
                <w:rPr>
                  <w:rFonts w:cs="Arial"/>
                  <w:b/>
                </w:rPr>
                <w:t>Region</w:t>
              </w:r>
            </w:ins>
          </w:p>
        </w:tc>
        <w:tc>
          <w:tcPr>
            <w:tcW w:w="2126" w:type="dxa"/>
          </w:tcPr>
          <w:p w14:paraId="262151E4" w14:textId="77777777" w:rsidR="004F542D" w:rsidRPr="00EB2E20" w:rsidRDefault="004F542D" w:rsidP="00FF37FD">
            <w:pPr>
              <w:spacing w:line="240" w:lineRule="auto"/>
              <w:rPr>
                <w:ins w:id="113" w:author="Joseph Ribeiro (Cefas)" w:date="2018-09-26T14:11:00Z"/>
                <w:rFonts w:cs="Arial"/>
                <w:b/>
              </w:rPr>
            </w:pPr>
            <w:ins w:id="114" w:author="Joseph Ribeiro (Cefas)" w:date="2018-09-26T14:11:00Z">
              <w:r w:rsidRPr="00EB2E20">
                <w:rPr>
                  <w:rFonts w:cs="Arial"/>
                  <w:b/>
                </w:rPr>
                <w:t>Survey Acronym</w:t>
              </w:r>
            </w:ins>
          </w:p>
        </w:tc>
        <w:tc>
          <w:tcPr>
            <w:tcW w:w="1701" w:type="dxa"/>
          </w:tcPr>
          <w:p w14:paraId="674F63A7" w14:textId="77777777" w:rsidR="004F542D" w:rsidRPr="00EB2E20" w:rsidRDefault="004F542D" w:rsidP="00FF37FD">
            <w:pPr>
              <w:spacing w:line="240" w:lineRule="auto"/>
              <w:rPr>
                <w:ins w:id="115" w:author="Joseph Ribeiro (Cefas)" w:date="2018-09-26T14:11:00Z"/>
                <w:rFonts w:cs="Arial"/>
                <w:b/>
              </w:rPr>
            </w:pPr>
            <w:ins w:id="116" w:author="Joseph Ribeiro (Cefas)" w:date="2018-09-26T14:11:00Z">
              <w:r>
                <w:rPr>
                  <w:rFonts w:cs="Arial"/>
                  <w:b/>
                </w:rPr>
                <w:t>Applicable Start year</w:t>
              </w:r>
            </w:ins>
          </w:p>
        </w:tc>
        <w:tc>
          <w:tcPr>
            <w:tcW w:w="1701" w:type="dxa"/>
          </w:tcPr>
          <w:p w14:paraId="6BAEF6F9" w14:textId="77777777" w:rsidR="004F542D" w:rsidRPr="00EB2E20" w:rsidRDefault="004F542D" w:rsidP="00FF37FD">
            <w:pPr>
              <w:spacing w:line="240" w:lineRule="auto"/>
              <w:rPr>
                <w:ins w:id="117" w:author="Joseph Ribeiro (Cefas)" w:date="2018-09-26T14:11:00Z"/>
                <w:rFonts w:cs="Arial"/>
                <w:b/>
              </w:rPr>
            </w:pPr>
            <w:ins w:id="118" w:author="Joseph Ribeiro (Cefas)" w:date="2018-09-26T14:11:00Z">
              <w:r>
                <w:rPr>
                  <w:rFonts w:cs="Arial"/>
                  <w:b/>
                </w:rPr>
                <w:t>Final year available in the current dataset</w:t>
              </w:r>
            </w:ins>
          </w:p>
        </w:tc>
      </w:tr>
      <w:tr w:rsidR="004F542D" w:rsidRPr="00053CD1" w14:paraId="48D6A38D" w14:textId="77777777" w:rsidTr="00FF37FD">
        <w:trPr>
          <w:ins w:id="119" w:author="Joseph Ribeiro (Cefas)" w:date="2018-09-26T14:11:00Z"/>
        </w:trPr>
        <w:tc>
          <w:tcPr>
            <w:tcW w:w="3119" w:type="dxa"/>
            <w:vMerge w:val="restart"/>
            <w:vAlign w:val="center"/>
          </w:tcPr>
          <w:p w14:paraId="36BA762C" w14:textId="1AC190C6" w:rsidR="004F542D" w:rsidRPr="00053CD1" w:rsidRDefault="004F542D" w:rsidP="00FF37FD">
            <w:pPr>
              <w:spacing w:line="240" w:lineRule="auto"/>
              <w:rPr>
                <w:ins w:id="120" w:author="Joseph Ribeiro (Cefas)" w:date="2018-09-26T14:11:00Z"/>
                <w:rFonts w:cs="Arial"/>
              </w:rPr>
            </w:pPr>
            <w:ins w:id="121" w:author="Joseph Ribeiro (Cefas)" w:date="2018-09-26T14:11:00Z">
              <w:r w:rsidRPr="00053CD1">
                <w:rPr>
                  <w:rFonts w:cs="Arial"/>
                </w:rPr>
                <w:t>Celtic Seas</w:t>
              </w:r>
              <w:r>
                <w:rPr>
                  <w:rFonts w:cs="Arial"/>
                </w:rPr>
                <w:t xml:space="preserve"> </w:t>
              </w:r>
              <w:r>
                <w:rPr>
                  <w:rFonts w:cs="Calibri"/>
                </w:rPr>
                <w:t xml:space="preserve">(including </w:t>
              </w:r>
            </w:ins>
            <w:ins w:id="122" w:author="Joseph Ribeiro (Cefas)" w:date="2018-09-26T14:12:00Z">
              <w:r w:rsidR="00734EC1">
                <w:rPr>
                  <w:rFonts w:cs="Calibri"/>
                </w:rPr>
                <w:t>OSPAR</w:t>
              </w:r>
            </w:ins>
            <w:ins w:id="123" w:author="Joseph Ribeiro (Cefas)" w:date="2018-09-26T14:11:00Z">
              <w:r>
                <w:rPr>
                  <w:rFonts w:cs="Calibri"/>
                </w:rPr>
                <w:t xml:space="preserve"> Wider Atlantic)</w:t>
              </w:r>
            </w:ins>
          </w:p>
        </w:tc>
        <w:tc>
          <w:tcPr>
            <w:tcW w:w="2126" w:type="dxa"/>
          </w:tcPr>
          <w:p w14:paraId="2A54560B" w14:textId="77777777" w:rsidR="004F542D" w:rsidRPr="00053CD1" w:rsidRDefault="004F542D" w:rsidP="00FF37FD">
            <w:pPr>
              <w:spacing w:line="240" w:lineRule="auto"/>
              <w:rPr>
                <w:ins w:id="124" w:author="Joseph Ribeiro (Cefas)" w:date="2018-09-26T14:11:00Z"/>
                <w:rFonts w:cs="Arial"/>
              </w:rPr>
            </w:pPr>
            <w:ins w:id="125" w:author="Joseph Ribeiro (Cefas)" w:date="2018-09-26T14:11:00Z">
              <w:r w:rsidRPr="00053CD1">
                <w:rPr>
                  <w:rFonts w:cs="Arial"/>
                </w:rPr>
                <w:t>CSEngBT3</w:t>
              </w:r>
            </w:ins>
          </w:p>
        </w:tc>
        <w:tc>
          <w:tcPr>
            <w:tcW w:w="1701" w:type="dxa"/>
          </w:tcPr>
          <w:p w14:paraId="0075B898" w14:textId="77777777" w:rsidR="004F542D" w:rsidRPr="00053CD1" w:rsidRDefault="004F542D" w:rsidP="00FF37FD">
            <w:pPr>
              <w:spacing w:line="240" w:lineRule="auto"/>
              <w:rPr>
                <w:ins w:id="126" w:author="Joseph Ribeiro (Cefas)" w:date="2018-09-26T14:11:00Z"/>
                <w:rFonts w:cs="Arial"/>
              </w:rPr>
            </w:pPr>
            <w:ins w:id="127" w:author="Joseph Ribeiro (Cefas)" w:date="2018-09-26T14:11:00Z">
              <w:r w:rsidRPr="00053CD1">
                <w:rPr>
                  <w:rFonts w:cs="Arial"/>
                </w:rPr>
                <w:t>1993</w:t>
              </w:r>
            </w:ins>
          </w:p>
        </w:tc>
        <w:tc>
          <w:tcPr>
            <w:tcW w:w="1701" w:type="dxa"/>
          </w:tcPr>
          <w:p w14:paraId="3F375578" w14:textId="77777777" w:rsidR="004F542D" w:rsidRPr="00053CD1" w:rsidRDefault="004F542D" w:rsidP="00FF37FD">
            <w:pPr>
              <w:spacing w:line="240" w:lineRule="auto"/>
              <w:rPr>
                <w:ins w:id="128" w:author="Joseph Ribeiro (Cefas)" w:date="2018-09-26T14:11:00Z"/>
                <w:rFonts w:cs="Arial"/>
              </w:rPr>
            </w:pPr>
            <w:ins w:id="129" w:author="Joseph Ribeiro (Cefas)" w:date="2018-09-26T14:11:00Z">
              <w:r w:rsidRPr="00053CD1">
                <w:rPr>
                  <w:rFonts w:cs="Arial"/>
                </w:rPr>
                <w:t>2015</w:t>
              </w:r>
            </w:ins>
          </w:p>
        </w:tc>
      </w:tr>
      <w:tr w:rsidR="004F542D" w:rsidRPr="00053CD1" w14:paraId="36920C95" w14:textId="77777777" w:rsidTr="00FF37FD">
        <w:trPr>
          <w:ins w:id="130" w:author="Joseph Ribeiro (Cefas)" w:date="2018-09-26T14:11:00Z"/>
        </w:trPr>
        <w:tc>
          <w:tcPr>
            <w:tcW w:w="3119" w:type="dxa"/>
            <w:vMerge/>
            <w:vAlign w:val="center"/>
          </w:tcPr>
          <w:p w14:paraId="6D4D3E0C" w14:textId="77777777" w:rsidR="004F542D" w:rsidRPr="00053CD1" w:rsidRDefault="004F542D" w:rsidP="00FF37FD">
            <w:pPr>
              <w:spacing w:line="240" w:lineRule="auto"/>
              <w:rPr>
                <w:ins w:id="131" w:author="Joseph Ribeiro (Cefas)" w:date="2018-09-26T14:11:00Z"/>
                <w:rFonts w:cs="Arial"/>
              </w:rPr>
            </w:pPr>
          </w:p>
        </w:tc>
        <w:tc>
          <w:tcPr>
            <w:tcW w:w="2126" w:type="dxa"/>
          </w:tcPr>
          <w:p w14:paraId="47524CCB" w14:textId="77777777" w:rsidR="004F542D" w:rsidRPr="00053CD1" w:rsidRDefault="004F542D" w:rsidP="00FF37FD">
            <w:pPr>
              <w:spacing w:line="240" w:lineRule="auto"/>
              <w:rPr>
                <w:ins w:id="132" w:author="Joseph Ribeiro (Cefas)" w:date="2018-09-26T14:11:00Z"/>
                <w:rFonts w:cs="Arial"/>
              </w:rPr>
            </w:pPr>
            <w:ins w:id="133" w:author="Joseph Ribeiro (Cefas)" w:date="2018-09-26T14:11:00Z">
              <w:r w:rsidRPr="00053CD1">
                <w:rPr>
                  <w:rFonts w:cs="Arial"/>
                </w:rPr>
                <w:t>CSIreOT4</w:t>
              </w:r>
            </w:ins>
          </w:p>
        </w:tc>
        <w:tc>
          <w:tcPr>
            <w:tcW w:w="1701" w:type="dxa"/>
          </w:tcPr>
          <w:p w14:paraId="3B58DA18" w14:textId="77777777" w:rsidR="004F542D" w:rsidRPr="00053CD1" w:rsidRDefault="004F542D" w:rsidP="00FF37FD">
            <w:pPr>
              <w:spacing w:line="240" w:lineRule="auto"/>
              <w:rPr>
                <w:ins w:id="134" w:author="Joseph Ribeiro (Cefas)" w:date="2018-09-26T14:11:00Z"/>
                <w:rFonts w:cs="Arial"/>
              </w:rPr>
            </w:pPr>
            <w:ins w:id="135" w:author="Joseph Ribeiro (Cefas)" w:date="2018-09-26T14:11:00Z">
              <w:r w:rsidRPr="00053CD1">
                <w:rPr>
                  <w:rFonts w:cs="Arial"/>
                </w:rPr>
                <w:t>2003</w:t>
              </w:r>
            </w:ins>
          </w:p>
        </w:tc>
        <w:tc>
          <w:tcPr>
            <w:tcW w:w="1701" w:type="dxa"/>
          </w:tcPr>
          <w:p w14:paraId="5AB39618" w14:textId="77777777" w:rsidR="004F542D" w:rsidRPr="00053CD1" w:rsidRDefault="004F542D" w:rsidP="00FF37FD">
            <w:pPr>
              <w:spacing w:line="240" w:lineRule="auto"/>
              <w:rPr>
                <w:ins w:id="136" w:author="Joseph Ribeiro (Cefas)" w:date="2018-09-26T14:11:00Z"/>
                <w:rFonts w:cs="Arial"/>
              </w:rPr>
            </w:pPr>
            <w:ins w:id="137" w:author="Joseph Ribeiro (Cefas)" w:date="2018-09-26T14:11:00Z">
              <w:r w:rsidRPr="00053CD1">
                <w:rPr>
                  <w:rFonts w:cs="Arial"/>
                </w:rPr>
                <w:t>2015</w:t>
              </w:r>
            </w:ins>
          </w:p>
        </w:tc>
      </w:tr>
      <w:tr w:rsidR="004F542D" w:rsidRPr="00053CD1" w14:paraId="24B86C67" w14:textId="77777777" w:rsidTr="00FF37FD">
        <w:trPr>
          <w:ins w:id="138" w:author="Joseph Ribeiro (Cefas)" w:date="2018-09-26T14:11:00Z"/>
        </w:trPr>
        <w:tc>
          <w:tcPr>
            <w:tcW w:w="3119" w:type="dxa"/>
            <w:vMerge/>
            <w:vAlign w:val="center"/>
          </w:tcPr>
          <w:p w14:paraId="1BF97F41" w14:textId="77777777" w:rsidR="004F542D" w:rsidRPr="00053CD1" w:rsidRDefault="004F542D" w:rsidP="00FF37FD">
            <w:pPr>
              <w:spacing w:line="240" w:lineRule="auto"/>
              <w:rPr>
                <w:ins w:id="139" w:author="Joseph Ribeiro (Cefas)" w:date="2018-09-26T14:11:00Z"/>
                <w:rFonts w:cs="Arial"/>
              </w:rPr>
            </w:pPr>
          </w:p>
        </w:tc>
        <w:tc>
          <w:tcPr>
            <w:tcW w:w="2126" w:type="dxa"/>
          </w:tcPr>
          <w:p w14:paraId="4D93B342" w14:textId="77777777" w:rsidR="004F542D" w:rsidRPr="00053CD1" w:rsidRDefault="004F542D" w:rsidP="00FF37FD">
            <w:pPr>
              <w:spacing w:line="240" w:lineRule="auto"/>
              <w:rPr>
                <w:ins w:id="140" w:author="Joseph Ribeiro (Cefas)" w:date="2018-09-26T14:11:00Z"/>
                <w:rFonts w:cs="Arial"/>
              </w:rPr>
            </w:pPr>
            <w:ins w:id="141" w:author="Joseph Ribeiro (Cefas)" w:date="2018-09-26T14:11:00Z">
              <w:r w:rsidRPr="00053CD1">
                <w:rPr>
                  <w:rFonts w:cs="Arial"/>
                </w:rPr>
                <w:t>CSNIrOT1</w:t>
              </w:r>
            </w:ins>
          </w:p>
        </w:tc>
        <w:tc>
          <w:tcPr>
            <w:tcW w:w="1701" w:type="dxa"/>
          </w:tcPr>
          <w:p w14:paraId="3650D23B" w14:textId="77777777" w:rsidR="004F542D" w:rsidRPr="00053CD1" w:rsidRDefault="004F542D" w:rsidP="00FF37FD">
            <w:pPr>
              <w:spacing w:line="240" w:lineRule="auto"/>
              <w:rPr>
                <w:ins w:id="142" w:author="Joseph Ribeiro (Cefas)" w:date="2018-09-26T14:11:00Z"/>
                <w:rFonts w:cs="Arial"/>
              </w:rPr>
            </w:pPr>
            <w:ins w:id="143" w:author="Joseph Ribeiro (Cefas)" w:date="2018-09-26T14:11:00Z">
              <w:r w:rsidRPr="00053CD1">
                <w:rPr>
                  <w:rFonts w:cs="Arial"/>
                </w:rPr>
                <w:t>1992</w:t>
              </w:r>
            </w:ins>
          </w:p>
        </w:tc>
        <w:tc>
          <w:tcPr>
            <w:tcW w:w="1701" w:type="dxa"/>
          </w:tcPr>
          <w:p w14:paraId="559DE073" w14:textId="77777777" w:rsidR="004F542D" w:rsidRPr="00053CD1" w:rsidRDefault="004F542D" w:rsidP="00FF37FD">
            <w:pPr>
              <w:spacing w:line="240" w:lineRule="auto"/>
              <w:rPr>
                <w:ins w:id="144" w:author="Joseph Ribeiro (Cefas)" w:date="2018-09-26T14:11:00Z"/>
                <w:rFonts w:cs="Arial"/>
              </w:rPr>
            </w:pPr>
            <w:ins w:id="145" w:author="Joseph Ribeiro (Cefas)" w:date="2018-09-26T14:11:00Z">
              <w:r w:rsidRPr="00053CD1">
                <w:rPr>
                  <w:rFonts w:cs="Arial"/>
                </w:rPr>
                <w:t>2015</w:t>
              </w:r>
            </w:ins>
          </w:p>
        </w:tc>
      </w:tr>
      <w:tr w:rsidR="004F542D" w:rsidRPr="00053CD1" w14:paraId="18C2BACA" w14:textId="77777777" w:rsidTr="00FF37FD">
        <w:trPr>
          <w:ins w:id="146" w:author="Joseph Ribeiro (Cefas)" w:date="2018-09-26T14:11:00Z"/>
        </w:trPr>
        <w:tc>
          <w:tcPr>
            <w:tcW w:w="3119" w:type="dxa"/>
            <w:vMerge/>
            <w:vAlign w:val="center"/>
          </w:tcPr>
          <w:p w14:paraId="52236FFA" w14:textId="77777777" w:rsidR="004F542D" w:rsidRPr="00053CD1" w:rsidRDefault="004F542D" w:rsidP="00FF37FD">
            <w:pPr>
              <w:spacing w:line="240" w:lineRule="auto"/>
              <w:rPr>
                <w:ins w:id="147" w:author="Joseph Ribeiro (Cefas)" w:date="2018-09-26T14:11:00Z"/>
                <w:rFonts w:cs="Arial"/>
              </w:rPr>
            </w:pPr>
          </w:p>
        </w:tc>
        <w:tc>
          <w:tcPr>
            <w:tcW w:w="2126" w:type="dxa"/>
          </w:tcPr>
          <w:p w14:paraId="348BAB61" w14:textId="77777777" w:rsidR="004F542D" w:rsidRPr="00053CD1" w:rsidRDefault="004F542D" w:rsidP="00FF37FD">
            <w:pPr>
              <w:spacing w:line="240" w:lineRule="auto"/>
              <w:rPr>
                <w:ins w:id="148" w:author="Joseph Ribeiro (Cefas)" w:date="2018-09-26T14:11:00Z"/>
                <w:rFonts w:cs="Arial"/>
              </w:rPr>
            </w:pPr>
            <w:ins w:id="149" w:author="Joseph Ribeiro (Cefas)" w:date="2018-09-26T14:11:00Z">
              <w:r w:rsidRPr="00053CD1">
                <w:rPr>
                  <w:rFonts w:cs="Arial"/>
                </w:rPr>
                <w:t>CSNIrOT4</w:t>
              </w:r>
            </w:ins>
          </w:p>
        </w:tc>
        <w:tc>
          <w:tcPr>
            <w:tcW w:w="1701" w:type="dxa"/>
          </w:tcPr>
          <w:p w14:paraId="6D3A6EBE" w14:textId="77777777" w:rsidR="004F542D" w:rsidRPr="00053CD1" w:rsidRDefault="004F542D" w:rsidP="00FF37FD">
            <w:pPr>
              <w:spacing w:line="240" w:lineRule="auto"/>
              <w:rPr>
                <w:ins w:id="150" w:author="Joseph Ribeiro (Cefas)" w:date="2018-09-26T14:11:00Z"/>
                <w:rFonts w:cs="Arial"/>
              </w:rPr>
            </w:pPr>
            <w:ins w:id="151" w:author="Joseph Ribeiro (Cefas)" w:date="2018-09-26T14:11:00Z">
              <w:r w:rsidRPr="00053CD1">
                <w:rPr>
                  <w:rFonts w:cs="Arial"/>
                </w:rPr>
                <w:t>1992</w:t>
              </w:r>
            </w:ins>
          </w:p>
        </w:tc>
        <w:tc>
          <w:tcPr>
            <w:tcW w:w="1701" w:type="dxa"/>
          </w:tcPr>
          <w:p w14:paraId="75B76C4D" w14:textId="77777777" w:rsidR="004F542D" w:rsidRPr="00053CD1" w:rsidRDefault="004F542D" w:rsidP="00FF37FD">
            <w:pPr>
              <w:spacing w:line="240" w:lineRule="auto"/>
              <w:rPr>
                <w:ins w:id="152" w:author="Joseph Ribeiro (Cefas)" w:date="2018-09-26T14:11:00Z"/>
                <w:rFonts w:cs="Arial"/>
              </w:rPr>
            </w:pPr>
            <w:ins w:id="153" w:author="Joseph Ribeiro (Cefas)" w:date="2018-09-26T14:11:00Z">
              <w:r w:rsidRPr="00053CD1">
                <w:rPr>
                  <w:rFonts w:cs="Arial"/>
                </w:rPr>
                <w:t>2015</w:t>
              </w:r>
            </w:ins>
          </w:p>
        </w:tc>
      </w:tr>
      <w:tr w:rsidR="004F542D" w:rsidRPr="00053CD1" w14:paraId="7E6D6277" w14:textId="77777777" w:rsidTr="00FF37FD">
        <w:trPr>
          <w:ins w:id="154" w:author="Joseph Ribeiro (Cefas)" w:date="2018-09-26T14:11:00Z"/>
        </w:trPr>
        <w:tc>
          <w:tcPr>
            <w:tcW w:w="3119" w:type="dxa"/>
            <w:vMerge/>
            <w:vAlign w:val="center"/>
          </w:tcPr>
          <w:p w14:paraId="018491C2" w14:textId="77777777" w:rsidR="004F542D" w:rsidRPr="00053CD1" w:rsidRDefault="004F542D" w:rsidP="00FF37FD">
            <w:pPr>
              <w:spacing w:line="240" w:lineRule="auto"/>
              <w:rPr>
                <w:ins w:id="155" w:author="Joseph Ribeiro (Cefas)" w:date="2018-09-26T14:11:00Z"/>
                <w:rFonts w:cs="Arial"/>
              </w:rPr>
            </w:pPr>
          </w:p>
        </w:tc>
        <w:tc>
          <w:tcPr>
            <w:tcW w:w="2126" w:type="dxa"/>
          </w:tcPr>
          <w:p w14:paraId="55D85FB2" w14:textId="77777777" w:rsidR="004F542D" w:rsidRPr="00053CD1" w:rsidRDefault="004F542D" w:rsidP="00FF37FD">
            <w:pPr>
              <w:spacing w:line="240" w:lineRule="auto"/>
              <w:rPr>
                <w:ins w:id="156" w:author="Joseph Ribeiro (Cefas)" w:date="2018-09-26T14:11:00Z"/>
                <w:rFonts w:cs="Arial"/>
              </w:rPr>
            </w:pPr>
            <w:ins w:id="157" w:author="Joseph Ribeiro (Cefas)" w:date="2018-09-26T14:11:00Z">
              <w:r w:rsidRPr="00053CD1">
                <w:rPr>
                  <w:rFonts w:cs="Arial"/>
                </w:rPr>
                <w:t>CSScoOT1</w:t>
              </w:r>
            </w:ins>
          </w:p>
        </w:tc>
        <w:tc>
          <w:tcPr>
            <w:tcW w:w="1701" w:type="dxa"/>
          </w:tcPr>
          <w:p w14:paraId="68DC0D8C" w14:textId="77777777" w:rsidR="004F542D" w:rsidRPr="00053CD1" w:rsidRDefault="004F542D" w:rsidP="00FF37FD">
            <w:pPr>
              <w:spacing w:line="240" w:lineRule="auto"/>
              <w:rPr>
                <w:ins w:id="158" w:author="Joseph Ribeiro (Cefas)" w:date="2018-09-26T14:11:00Z"/>
                <w:rFonts w:cs="Arial"/>
              </w:rPr>
            </w:pPr>
            <w:ins w:id="159" w:author="Joseph Ribeiro (Cefas)" w:date="2018-09-26T14:11:00Z">
              <w:r w:rsidRPr="00053CD1">
                <w:rPr>
                  <w:rFonts w:cs="Arial"/>
                </w:rPr>
                <w:t>1985</w:t>
              </w:r>
            </w:ins>
          </w:p>
        </w:tc>
        <w:tc>
          <w:tcPr>
            <w:tcW w:w="1701" w:type="dxa"/>
          </w:tcPr>
          <w:p w14:paraId="5D00B004" w14:textId="77777777" w:rsidR="004F542D" w:rsidRPr="00053CD1" w:rsidRDefault="004F542D" w:rsidP="00FF37FD">
            <w:pPr>
              <w:spacing w:line="240" w:lineRule="auto"/>
              <w:rPr>
                <w:ins w:id="160" w:author="Joseph Ribeiro (Cefas)" w:date="2018-09-26T14:11:00Z"/>
                <w:rFonts w:cs="Arial"/>
              </w:rPr>
            </w:pPr>
            <w:ins w:id="161" w:author="Joseph Ribeiro (Cefas)" w:date="2018-09-26T14:11:00Z">
              <w:r w:rsidRPr="00053CD1">
                <w:rPr>
                  <w:rFonts w:cs="Arial"/>
                </w:rPr>
                <w:t>2016</w:t>
              </w:r>
            </w:ins>
          </w:p>
        </w:tc>
      </w:tr>
      <w:tr w:rsidR="004F542D" w:rsidRPr="00053CD1" w14:paraId="2C6D65BF" w14:textId="77777777" w:rsidTr="00FF37FD">
        <w:trPr>
          <w:ins w:id="162" w:author="Joseph Ribeiro (Cefas)" w:date="2018-09-26T14:11:00Z"/>
        </w:trPr>
        <w:tc>
          <w:tcPr>
            <w:tcW w:w="3119" w:type="dxa"/>
            <w:vMerge/>
            <w:vAlign w:val="center"/>
          </w:tcPr>
          <w:p w14:paraId="45676757" w14:textId="77777777" w:rsidR="004F542D" w:rsidRPr="00053CD1" w:rsidRDefault="004F542D" w:rsidP="00FF37FD">
            <w:pPr>
              <w:spacing w:line="240" w:lineRule="auto"/>
              <w:rPr>
                <w:ins w:id="163" w:author="Joseph Ribeiro (Cefas)" w:date="2018-09-26T14:11:00Z"/>
                <w:rFonts w:cs="Arial"/>
              </w:rPr>
            </w:pPr>
          </w:p>
        </w:tc>
        <w:tc>
          <w:tcPr>
            <w:tcW w:w="2126" w:type="dxa"/>
          </w:tcPr>
          <w:p w14:paraId="2AF4550A" w14:textId="77777777" w:rsidR="004F542D" w:rsidRPr="00053CD1" w:rsidRDefault="004F542D" w:rsidP="00FF37FD">
            <w:pPr>
              <w:spacing w:line="240" w:lineRule="auto"/>
              <w:rPr>
                <w:ins w:id="164" w:author="Joseph Ribeiro (Cefas)" w:date="2018-09-26T14:11:00Z"/>
                <w:rFonts w:cs="Arial"/>
              </w:rPr>
            </w:pPr>
            <w:ins w:id="165" w:author="Joseph Ribeiro (Cefas)" w:date="2018-09-26T14:11:00Z">
              <w:r w:rsidRPr="00053CD1">
                <w:rPr>
                  <w:rFonts w:cs="Arial"/>
                </w:rPr>
                <w:t>CSScoOT4</w:t>
              </w:r>
            </w:ins>
          </w:p>
        </w:tc>
        <w:tc>
          <w:tcPr>
            <w:tcW w:w="1701" w:type="dxa"/>
          </w:tcPr>
          <w:p w14:paraId="7A6F31B4" w14:textId="77777777" w:rsidR="004F542D" w:rsidRPr="00053CD1" w:rsidRDefault="004F542D" w:rsidP="00FF37FD">
            <w:pPr>
              <w:spacing w:line="240" w:lineRule="auto"/>
              <w:rPr>
                <w:ins w:id="166" w:author="Joseph Ribeiro (Cefas)" w:date="2018-09-26T14:11:00Z"/>
                <w:rFonts w:cs="Arial"/>
              </w:rPr>
            </w:pPr>
            <w:ins w:id="167" w:author="Joseph Ribeiro (Cefas)" w:date="2018-09-26T14:11:00Z">
              <w:r w:rsidRPr="00053CD1">
                <w:rPr>
                  <w:rFonts w:cs="Arial"/>
                </w:rPr>
                <w:t>1995</w:t>
              </w:r>
            </w:ins>
          </w:p>
        </w:tc>
        <w:tc>
          <w:tcPr>
            <w:tcW w:w="1701" w:type="dxa"/>
          </w:tcPr>
          <w:p w14:paraId="16D2B4C3" w14:textId="77777777" w:rsidR="004F542D" w:rsidRPr="00053CD1" w:rsidRDefault="004F542D" w:rsidP="00FF37FD">
            <w:pPr>
              <w:spacing w:line="240" w:lineRule="auto"/>
              <w:rPr>
                <w:ins w:id="168" w:author="Joseph Ribeiro (Cefas)" w:date="2018-09-26T14:11:00Z"/>
                <w:rFonts w:cs="Arial"/>
              </w:rPr>
            </w:pPr>
            <w:ins w:id="169" w:author="Joseph Ribeiro (Cefas)" w:date="2018-09-26T14:11:00Z">
              <w:r w:rsidRPr="00053CD1">
                <w:rPr>
                  <w:rFonts w:cs="Arial"/>
                </w:rPr>
                <w:t>2015</w:t>
              </w:r>
            </w:ins>
          </w:p>
        </w:tc>
      </w:tr>
      <w:tr w:rsidR="004F542D" w:rsidRPr="00053CD1" w14:paraId="3E1DF520" w14:textId="77777777" w:rsidTr="00FF37FD">
        <w:trPr>
          <w:ins w:id="170" w:author="Joseph Ribeiro (Cefas)" w:date="2018-09-26T14:11:00Z"/>
        </w:trPr>
        <w:tc>
          <w:tcPr>
            <w:tcW w:w="3119" w:type="dxa"/>
            <w:vMerge/>
            <w:vAlign w:val="center"/>
          </w:tcPr>
          <w:p w14:paraId="7BE5201B" w14:textId="77777777" w:rsidR="004F542D" w:rsidRPr="00053CD1" w:rsidRDefault="004F542D" w:rsidP="00FF37FD">
            <w:pPr>
              <w:spacing w:line="240" w:lineRule="auto"/>
              <w:rPr>
                <w:ins w:id="171" w:author="Joseph Ribeiro (Cefas)" w:date="2018-09-26T14:11:00Z"/>
                <w:rFonts w:cs="Arial"/>
              </w:rPr>
            </w:pPr>
          </w:p>
        </w:tc>
        <w:tc>
          <w:tcPr>
            <w:tcW w:w="2126" w:type="dxa"/>
          </w:tcPr>
          <w:p w14:paraId="200DB634" w14:textId="77777777" w:rsidR="004F542D" w:rsidRPr="00053CD1" w:rsidRDefault="004F542D" w:rsidP="00FF37FD">
            <w:pPr>
              <w:spacing w:line="240" w:lineRule="auto"/>
              <w:rPr>
                <w:ins w:id="172" w:author="Joseph Ribeiro (Cefas)" w:date="2018-09-26T14:11:00Z"/>
                <w:rFonts w:cs="Arial"/>
              </w:rPr>
            </w:pPr>
            <w:ins w:id="173" w:author="Joseph Ribeiro (Cefas)" w:date="2018-09-26T14:11:00Z">
              <w:r w:rsidRPr="00D6742E">
                <w:rPr>
                  <w:rFonts w:cs="Calibri"/>
                </w:rPr>
                <w:t>CSFraOT4</w:t>
              </w:r>
            </w:ins>
          </w:p>
        </w:tc>
        <w:tc>
          <w:tcPr>
            <w:tcW w:w="1701" w:type="dxa"/>
          </w:tcPr>
          <w:p w14:paraId="4913AF40" w14:textId="77777777" w:rsidR="004F542D" w:rsidRPr="00053CD1" w:rsidRDefault="004F542D" w:rsidP="00FF37FD">
            <w:pPr>
              <w:spacing w:line="240" w:lineRule="auto"/>
              <w:rPr>
                <w:ins w:id="174" w:author="Joseph Ribeiro (Cefas)" w:date="2018-09-26T14:11:00Z"/>
                <w:rFonts w:cs="Arial"/>
              </w:rPr>
            </w:pPr>
            <w:ins w:id="175" w:author="Joseph Ribeiro (Cefas)" w:date="2018-09-26T14:11:00Z">
              <w:r w:rsidRPr="00D6742E">
                <w:rPr>
                  <w:rFonts w:cs="Calibri"/>
                </w:rPr>
                <w:t>1997</w:t>
              </w:r>
            </w:ins>
          </w:p>
        </w:tc>
        <w:tc>
          <w:tcPr>
            <w:tcW w:w="1701" w:type="dxa"/>
          </w:tcPr>
          <w:p w14:paraId="1336F33C" w14:textId="77777777" w:rsidR="004F542D" w:rsidRPr="00053CD1" w:rsidRDefault="004F542D" w:rsidP="00FF37FD">
            <w:pPr>
              <w:spacing w:line="240" w:lineRule="auto"/>
              <w:rPr>
                <w:ins w:id="176" w:author="Joseph Ribeiro (Cefas)" w:date="2018-09-26T14:11:00Z"/>
                <w:rFonts w:cs="Arial"/>
              </w:rPr>
            </w:pPr>
            <w:ins w:id="177" w:author="Joseph Ribeiro (Cefas)" w:date="2018-09-26T14:11:00Z">
              <w:r w:rsidRPr="00053CD1">
                <w:rPr>
                  <w:rFonts w:cs="Arial"/>
                </w:rPr>
                <w:t>2015</w:t>
              </w:r>
            </w:ins>
          </w:p>
        </w:tc>
      </w:tr>
      <w:tr w:rsidR="004F542D" w:rsidRPr="00053CD1" w14:paraId="063B3BBE" w14:textId="77777777" w:rsidTr="00FF37FD">
        <w:trPr>
          <w:ins w:id="178" w:author="Joseph Ribeiro (Cefas)" w:date="2018-09-26T14:11:00Z"/>
        </w:trPr>
        <w:tc>
          <w:tcPr>
            <w:tcW w:w="3119" w:type="dxa"/>
            <w:vMerge/>
            <w:vAlign w:val="center"/>
          </w:tcPr>
          <w:p w14:paraId="1E51AC89" w14:textId="77777777" w:rsidR="004F542D" w:rsidRPr="00053CD1" w:rsidRDefault="004F542D" w:rsidP="00FF37FD">
            <w:pPr>
              <w:spacing w:line="240" w:lineRule="auto"/>
              <w:rPr>
                <w:ins w:id="179" w:author="Joseph Ribeiro (Cefas)" w:date="2018-09-26T14:11:00Z"/>
                <w:rFonts w:cs="Arial"/>
              </w:rPr>
            </w:pPr>
          </w:p>
        </w:tc>
        <w:tc>
          <w:tcPr>
            <w:tcW w:w="2126" w:type="dxa"/>
          </w:tcPr>
          <w:p w14:paraId="3E54CA6D" w14:textId="77777777" w:rsidR="004F542D" w:rsidRPr="00053CD1" w:rsidRDefault="004F542D" w:rsidP="00FF37FD">
            <w:pPr>
              <w:spacing w:line="240" w:lineRule="auto"/>
              <w:rPr>
                <w:ins w:id="180" w:author="Joseph Ribeiro (Cefas)" w:date="2018-09-26T14:11:00Z"/>
                <w:rFonts w:cs="Arial"/>
              </w:rPr>
            </w:pPr>
            <w:ins w:id="181" w:author="Joseph Ribeiro (Cefas)" w:date="2018-09-26T14:11:00Z">
              <w:r w:rsidRPr="00D6742E">
                <w:rPr>
                  <w:rFonts w:cs="Calibri"/>
                </w:rPr>
                <w:t>WAScoOT3</w:t>
              </w:r>
            </w:ins>
          </w:p>
        </w:tc>
        <w:tc>
          <w:tcPr>
            <w:tcW w:w="1701" w:type="dxa"/>
          </w:tcPr>
          <w:p w14:paraId="55E69C73" w14:textId="77777777" w:rsidR="004F542D" w:rsidRPr="00053CD1" w:rsidRDefault="004F542D" w:rsidP="00FF37FD">
            <w:pPr>
              <w:spacing w:line="240" w:lineRule="auto"/>
              <w:rPr>
                <w:ins w:id="182" w:author="Joseph Ribeiro (Cefas)" w:date="2018-09-26T14:11:00Z"/>
                <w:rFonts w:cs="Arial"/>
              </w:rPr>
            </w:pPr>
            <w:ins w:id="183" w:author="Joseph Ribeiro (Cefas)" w:date="2018-09-26T14:11:00Z">
              <w:r w:rsidRPr="00D6742E">
                <w:rPr>
                  <w:rFonts w:cs="Calibri"/>
                </w:rPr>
                <w:t>1999</w:t>
              </w:r>
            </w:ins>
          </w:p>
        </w:tc>
        <w:tc>
          <w:tcPr>
            <w:tcW w:w="1701" w:type="dxa"/>
          </w:tcPr>
          <w:p w14:paraId="0B0CD45A" w14:textId="77777777" w:rsidR="004F542D" w:rsidRPr="00053CD1" w:rsidRDefault="004F542D" w:rsidP="00FF37FD">
            <w:pPr>
              <w:spacing w:line="240" w:lineRule="auto"/>
              <w:rPr>
                <w:ins w:id="184" w:author="Joseph Ribeiro (Cefas)" w:date="2018-09-26T14:11:00Z"/>
                <w:rFonts w:cs="Arial"/>
              </w:rPr>
            </w:pPr>
            <w:ins w:id="185" w:author="Joseph Ribeiro (Cefas)" w:date="2018-09-26T14:11:00Z">
              <w:r w:rsidRPr="00D6742E">
                <w:rPr>
                  <w:rFonts w:cs="Calibri"/>
                </w:rPr>
                <w:t>2015</w:t>
              </w:r>
            </w:ins>
          </w:p>
        </w:tc>
      </w:tr>
      <w:tr w:rsidR="004F542D" w:rsidRPr="00053CD1" w14:paraId="4EBBF74A" w14:textId="77777777" w:rsidTr="00FF37FD">
        <w:trPr>
          <w:ins w:id="186" w:author="Joseph Ribeiro (Cefas)" w:date="2018-09-26T14:11:00Z"/>
        </w:trPr>
        <w:tc>
          <w:tcPr>
            <w:tcW w:w="3119" w:type="dxa"/>
            <w:vMerge/>
            <w:vAlign w:val="center"/>
          </w:tcPr>
          <w:p w14:paraId="296FA099" w14:textId="77777777" w:rsidR="004F542D" w:rsidRPr="00053CD1" w:rsidRDefault="004F542D" w:rsidP="00FF37FD">
            <w:pPr>
              <w:spacing w:line="240" w:lineRule="auto"/>
              <w:rPr>
                <w:ins w:id="187" w:author="Joseph Ribeiro (Cefas)" w:date="2018-09-26T14:11:00Z"/>
                <w:rFonts w:cs="Arial"/>
              </w:rPr>
            </w:pPr>
          </w:p>
        </w:tc>
        <w:tc>
          <w:tcPr>
            <w:tcW w:w="2126" w:type="dxa"/>
          </w:tcPr>
          <w:p w14:paraId="3A70C661" w14:textId="77777777" w:rsidR="004F542D" w:rsidRPr="00053CD1" w:rsidRDefault="004F542D" w:rsidP="00FF37FD">
            <w:pPr>
              <w:spacing w:line="240" w:lineRule="auto"/>
              <w:rPr>
                <w:ins w:id="188" w:author="Joseph Ribeiro (Cefas)" w:date="2018-09-26T14:11:00Z"/>
                <w:rFonts w:cs="Arial"/>
              </w:rPr>
            </w:pPr>
            <w:ins w:id="189" w:author="Joseph Ribeiro (Cefas)" w:date="2018-09-26T14:11:00Z">
              <w:r>
                <w:rPr>
                  <w:rFonts w:cs="Calibri"/>
                </w:rPr>
                <w:t>CSBBFraOT4</w:t>
              </w:r>
            </w:ins>
          </w:p>
        </w:tc>
        <w:tc>
          <w:tcPr>
            <w:tcW w:w="1701" w:type="dxa"/>
          </w:tcPr>
          <w:p w14:paraId="137744F1" w14:textId="77777777" w:rsidR="004F542D" w:rsidRPr="00053CD1" w:rsidRDefault="004F542D" w:rsidP="00FF37FD">
            <w:pPr>
              <w:spacing w:line="240" w:lineRule="auto"/>
              <w:rPr>
                <w:ins w:id="190" w:author="Joseph Ribeiro (Cefas)" w:date="2018-09-26T14:11:00Z"/>
                <w:rFonts w:cs="Arial"/>
              </w:rPr>
            </w:pPr>
            <w:ins w:id="191" w:author="Joseph Ribeiro (Cefas)" w:date="2018-09-26T14:11:00Z">
              <w:r w:rsidRPr="00D6742E">
                <w:rPr>
                  <w:rFonts w:cs="Calibri"/>
                </w:rPr>
                <w:t>1997</w:t>
              </w:r>
            </w:ins>
          </w:p>
        </w:tc>
        <w:tc>
          <w:tcPr>
            <w:tcW w:w="1701" w:type="dxa"/>
          </w:tcPr>
          <w:p w14:paraId="619C92E3" w14:textId="77777777" w:rsidR="004F542D" w:rsidRPr="00053CD1" w:rsidRDefault="004F542D" w:rsidP="00FF37FD">
            <w:pPr>
              <w:spacing w:line="240" w:lineRule="auto"/>
              <w:rPr>
                <w:ins w:id="192" w:author="Joseph Ribeiro (Cefas)" w:date="2018-09-26T14:11:00Z"/>
                <w:rFonts w:cs="Arial"/>
              </w:rPr>
            </w:pPr>
            <w:ins w:id="193" w:author="Joseph Ribeiro (Cefas)" w:date="2018-09-26T14:11:00Z">
              <w:r w:rsidRPr="00D6742E">
                <w:rPr>
                  <w:rFonts w:cs="Calibri"/>
                </w:rPr>
                <w:t>2015</w:t>
              </w:r>
            </w:ins>
          </w:p>
        </w:tc>
      </w:tr>
      <w:tr w:rsidR="004F542D" w:rsidRPr="00053CD1" w14:paraId="02D39282" w14:textId="77777777" w:rsidTr="00FF37FD">
        <w:trPr>
          <w:ins w:id="194" w:author="Joseph Ribeiro (Cefas)" w:date="2018-09-26T14:11:00Z"/>
        </w:trPr>
        <w:tc>
          <w:tcPr>
            <w:tcW w:w="3119" w:type="dxa"/>
            <w:vMerge w:val="restart"/>
            <w:vAlign w:val="center"/>
          </w:tcPr>
          <w:p w14:paraId="1C0AB025" w14:textId="77777777" w:rsidR="004F542D" w:rsidRPr="00053CD1" w:rsidRDefault="004F542D" w:rsidP="00FF37FD">
            <w:pPr>
              <w:spacing w:line="240" w:lineRule="auto"/>
              <w:rPr>
                <w:ins w:id="195" w:author="Joseph Ribeiro (Cefas)" w:date="2018-09-26T14:11:00Z"/>
                <w:rFonts w:cs="Arial"/>
              </w:rPr>
            </w:pPr>
            <w:ins w:id="196" w:author="Joseph Ribeiro (Cefas)" w:date="2018-09-26T14:11:00Z">
              <w:r w:rsidRPr="00053CD1">
                <w:rPr>
                  <w:rFonts w:cs="Arial"/>
                </w:rPr>
                <w:t>Greater North Sea</w:t>
              </w:r>
            </w:ins>
          </w:p>
        </w:tc>
        <w:tc>
          <w:tcPr>
            <w:tcW w:w="2126" w:type="dxa"/>
          </w:tcPr>
          <w:p w14:paraId="6114423F" w14:textId="77777777" w:rsidR="004F542D" w:rsidRPr="00053CD1" w:rsidRDefault="004F542D" w:rsidP="00FF37FD">
            <w:pPr>
              <w:spacing w:line="240" w:lineRule="auto"/>
              <w:rPr>
                <w:ins w:id="197" w:author="Joseph Ribeiro (Cefas)" w:date="2018-09-26T14:11:00Z"/>
                <w:rFonts w:cs="Arial"/>
              </w:rPr>
            </w:pPr>
            <w:ins w:id="198" w:author="Joseph Ribeiro (Cefas)" w:date="2018-09-26T14:11:00Z">
              <w:r w:rsidRPr="00053CD1">
                <w:rPr>
                  <w:rFonts w:cs="Arial"/>
                </w:rPr>
                <w:t>GNSEngBT3</w:t>
              </w:r>
            </w:ins>
          </w:p>
        </w:tc>
        <w:tc>
          <w:tcPr>
            <w:tcW w:w="1701" w:type="dxa"/>
          </w:tcPr>
          <w:p w14:paraId="613E5DAD" w14:textId="77777777" w:rsidR="004F542D" w:rsidRPr="00053CD1" w:rsidRDefault="004F542D" w:rsidP="00FF37FD">
            <w:pPr>
              <w:spacing w:line="240" w:lineRule="auto"/>
              <w:rPr>
                <w:ins w:id="199" w:author="Joseph Ribeiro (Cefas)" w:date="2018-09-26T14:11:00Z"/>
                <w:rFonts w:cs="Arial"/>
              </w:rPr>
            </w:pPr>
            <w:ins w:id="200" w:author="Joseph Ribeiro (Cefas)" w:date="2018-09-26T14:11:00Z">
              <w:r w:rsidRPr="00053CD1">
                <w:rPr>
                  <w:rFonts w:cs="Arial"/>
                </w:rPr>
                <w:t>1990</w:t>
              </w:r>
            </w:ins>
          </w:p>
        </w:tc>
        <w:tc>
          <w:tcPr>
            <w:tcW w:w="1701" w:type="dxa"/>
          </w:tcPr>
          <w:p w14:paraId="309C9A2E" w14:textId="77777777" w:rsidR="004F542D" w:rsidRPr="00053CD1" w:rsidRDefault="004F542D" w:rsidP="00FF37FD">
            <w:pPr>
              <w:spacing w:line="240" w:lineRule="auto"/>
              <w:rPr>
                <w:ins w:id="201" w:author="Joseph Ribeiro (Cefas)" w:date="2018-09-26T14:11:00Z"/>
                <w:rFonts w:cs="Arial"/>
              </w:rPr>
            </w:pPr>
            <w:ins w:id="202" w:author="Joseph Ribeiro (Cefas)" w:date="2018-09-26T14:11:00Z">
              <w:r w:rsidRPr="00053CD1">
                <w:rPr>
                  <w:rFonts w:cs="Arial"/>
                </w:rPr>
                <w:t>2015</w:t>
              </w:r>
            </w:ins>
          </w:p>
        </w:tc>
      </w:tr>
      <w:tr w:rsidR="004F542D" w:rsidRPr="00053CD1" w14:paraId="064DB134" w14:textId="77777777" w:rsidTr="00FF37FD">
        <w:trPr>
          <w:ins w:id="203" w:author="Joseph Ribeiro (Cefas)" w:date="2018-09-26T14:11:00Z"/>
        </w:trPr>
        <w:tc>
          <w:tcPr>
            <w:tcW w:w="3119" w:type="dxa"/>
            <w:vMerge/>
            <w:vAlign w:val="center"/>
          </w:tcPr>
          <w:p w14:paraId="09A836C2" w14:textId="77777777" w:rsidR="004F542D" w:rsidRPr="00053CD1" w:rsidRDefault="004F542D" w:rsidP="00FF37FD">
            <w:pPr>
              <w:spacing w:line="240" w:lineRule="auto"/>
              <w:rPr>
                <w:ins w:id="204" w:author="Joseph Ribeiro (Cefas)" w:date="2018-09-26T14:11:00Z"/>
                <w:rFonts w:cs="Arial"/>
              </w:rPr>
            </w:pPr>
          </w:p>
        </w:tc>
        <w:tc>
          <w:tcPr>
            <w:tcW w:w="2126" w:type="dxa"/>
          </w:tcPr>
          <w:p w14:paraId="1549666E" w14:textId="77777777" w:rsidR="004F542D" w:rsidRPr="00053CD1" w:rsidRDefault="004F542D" w:rsidP="00FF37FD">
            <w:pPr>
              <w:spacing w:line="240" w:lineRule="auto"/>
              <w:rPr>
                <w:ins w:id="205" w:author="Joseph Ribeiro (Cefas)" w:date="2018-09-26T14:11:00Z"/>
                <w:rFonts w:cs="Arial"/>
              </w:rPr>
            </w:pPr>
            <w:ins w:id="206" w:author="Joseph Ribeiro (Cefas)" w:date="2018-09-26T14:11:00Z">
              <w:r w:rsidRPr="00053CD1">
                <w:rPr>
                  <w:rFonts w:cs="Arial"/>
                </w:rPr>
                <w:t>GNSFraOT4</w:t>
              </w:r>
            </w:ins>
          </w:p>
        </w:tc>
        <w:tc>
          <w:tcPr>
            <w:tcW w:w="1701" w:type="dxa"/>
          </w:tcPr>
          <w:p w14:paraId="3BEB4C0A" w14:textId="77777777" w:rsidR="004F542D" w:rsidRPr="00053CD1" w:rsidRDefault="004F542D" w:rsidP="00FF37FD">
            <w:pPr>
              <w:spacing w:line="240" w:lineRule="auto"/>
              <w:rPr>
                <w:ins w:id="207" w:author="Joseph Ribeiro (Cefas)" w:date="2018-09-26T14:11:00Z"/>
                <w:rFonts w:cs="Arial"/>
              </w:rPr>
            </w:pPr>
            <w:ins w:id="208" w:author="Joseph Ribeiro (Cefas)" w:date="2018-09-26T14:11:00Z">
              <w:r w:rsidRPr="00053CD1">
                <w:rPr>
                  <w:rFonts w:cs="Arial"/>
                </w:rPr>
                <w:t>1988</w:t>
              </w:r>
            </w:ins>
          </w:p>
        </w:tc>
        <w:tc>
          <w:tcPr>
            <w:tcW w:w="1701" w:type="dxa"/>
          </w:tcPr>
          <w:p w14:paraId="4CD0EE2A" w14:textId="77777777" w:rsidR="004F542D" w:rsidRPr="00053CD1" w:rsidRDefault="004F542D" w:rsidP="00FF37FD">
            <w:pPr>
              <w:spacing w:line="240" w:lineRule="auto"/>
              <w:rPr>
                <w:ins w:id="209" w:author="Joseph Ribeiro (Cefas)" w:date="2018-09-26T14:11:00Z"/>
                <w:rFonts w:cs="Arial"/>
              </w:rPr>
            </w:pPr>
            <w:ins w:id="210" w:author="Joseph Ribeiro (Cefas)" w:date="2018-09-26T14:11:00Z">
              <w:r w:rsidRPr="00053CD1">
                <w:rPr>
                  <w:rFonts w:cs="Arial"/>
                </w:rPr>
                <w:t>2015</w:t>
              </w:r>
            </w:ins>
          </w:p>
        </w:tc>
      </w:tr>
      <w:tr w:rsidR="004F542D" w:rsidRPr="00053CD1" w14:paraId="62F0008C" w14:textId="77777777" w:rsidTr="00FF37FD">
        <w:trPr>
          <w:ins w:id="211" w:author="Joseph Ribeiro (Cefas)" w:date="2018-09-26T14:11:00Z"/>
        </w:trPr>
        <w:tc>
          <w:tcPr>
            <w:tcW w:w="3119" w:type="dxa"/>
            <w:vMerge/>
            <w:vAlign w:val="center"/>
          </w:tcPr>
          <w:p w14:paraId="6D93D99A" w14:textId="77777777" w:rsidR="004F542D" w:rsidRPr="00053CD1" w:rsidRDefault="004F542D" w:rsidP="00FF37FD">
            <w:pPr>
              <w:spacing w:line="240" w:lineRule="auto"/>
              <w:rPr>
                <w:ins w:id="212" w:author="Joseph Ribeiro (Cefas)" w:date="2018-09-26T14:11:00Z"/>
                <w:rFonts w:cs="Arial"/>
              </w:rPr>
            </w:pPr>
          </w:p>
        </w:tc>
        <w:tc>
          <w:tcPr>
            <w:tcW w:w="2126" w:type="dxa"/>
          </w:tcPr>
          <w:p w14:paraId="5C0FCE3F" w14:textId="77777777" w:rsidR="004F542D" w:rsidRPr="00053CD1" w:rsidRDefault="004F542D" w:rsidP="00FF37FD">
            <w:pPr>
              <w:spacing w:line="240" w:lineRule="auto"/>
              <w:rPr>
                <w:ins w:id="213" w:author="Joseph Ribeiro (Cefas)" w:date="2018-09-26T14:11:00Z"/>
                <w:rFonts w:cs="Arial"/>
              </w:rPr>
            </w:pPr>
            <w:ins w:id="214" w:author="Joseph Ribeiro (Cefas)" w:date="2018-09-26T14:11:00Z">
              <w:r w:rsidRPr="00053CD1">
                <w:rPr>
                  <w:rFonts w:cs="Arial"/>
                </w:rPr>
                <w:t>GNSGerBT3</w:t>
              </w:r>
            </w:ins>
          </w:p>
        </w:tc>
        <w:tc>
          <w:tcPr>
            <w:tcW w:w="1701" w:type="dxa"/>
          </w:tcPr>
          <w:p w14:paraId="656836E7" w14:textId="77777777" w:rsidR="004F542D" w:rsidRPr="00053CD1" w:rsidRDefault="004F542D" w:rsidP="00FF37FD">
            <w:pPr>
              <w:spacing w:line="240" w:lineRule="auto"/>
              <w:rPr>
                <w:ins w:id="215" w:author="Joseph Ribeiro (Cefas)" w:date="2018-09-26T14:11:00Z"/>
                <w:rFonts w:cs="Arial"/>
              </w:rPr>
            </w:pPr>
            <w:ins w:id="216" w:author="Joseph Ribeiro (Cefas)" w:date="2018-09-26T14:11:00Z">
              <w:r w:rsidRPr="00053CD1">
                <w:rPr>
                  <w:rFonts w:cs="Arial"/>
                </w:rPr>
                <w:t>2002</w:t>
              </w:r>
            </w:ins>
          </w:p>
        </w:tc>
        <w:tc>
          <w:tcPr>
            <w:tcW w:w="1701" w:type="dxa"/>
          </w:tcPr>
          <w:p w14:paraId="6A0F2AF6" w14:textId="77777777" w:rsidR="004F542D" w:rsidRPr="00053CD1" w:rsidRDefault="004F542D" w:rsidP="00FF37FD">
            <w:pPr>
              <w:spacing w:line="240" w:lineRule="auto"/>
              <w:rPr>
                <w:ins w:id="217" w:author="Joseph Ribeiro (Cefas)" w:date="2018-09-26T14:11:00Z"/>
                <w:rFonts w:cs="Arial"/>
              </w:rPr>
            </w:pPr>
            <w:ins w:id="218" w:author="Joseph Ribeiro (Cefas)" w:date="2018-09-26T14:11:00Z">
              <w:r w:rsidRPr="00053CD1">
                <w:rPr>
                  <w:rFonts w:cs="Arial"/>
                </w:rPr>
                <w:t>2015</w:t>
              </w:r>
            </w:ins>
          </w:p>
        </w:tc>
      </w:tr>
      <w:tr w:rsidR="004F542D" w:rsidRPr="00053CD1" w14:paraId="3EB433E7" w14:textId="77777777" w:rsidTr="00FF37FD">
        <w:trPr>
          <w:ins w:id="219" w:author="Joseph Ribeiro (Cefas)" w:date="2018-09-26T14:11:00Z"/>
        </w:trPr>
        <w:tc>
          <w:tcPr>
            <w:tcW w:w="3119" w:type="dxa"/>
            <w:vMerge/>
            <w:vAlign w:val="center"/>
          </w:tcPr>
          <w:p w14:paraId="2C51EB41" w14:textId="77777777" w:rsidR="004F542D" w:rsidRPr="00053CD1" w:rsidRDefault="004F542D" w:rsidP="00FF37FD">
            <w:pPr>
              <w:spacing w:line="240" w:lineRule="auto"/>
              <w:rPr>
                <w:ins w:id="220" w:author="Joseph Ribeiro (Cefas)" w:date="2018-09-26T14:11:00Z"/>
                <w:rFonts w:cs="Arial"/>
              </w:rPr>
            </w:pPr>
          </w:p>
        </w:tc>
        <w:tc>
          <w:tcPr>
            <w:tcW w:w="2126" w:type="dxa"/>
          </w:tcPr>
          <w:p w14:paraId="5DBAE1C5" w14:textId="77777777" w:rsidR="004F542D" w:rsidRPr="00053CD1" w:rsidRDefault="004F542D" w:rsidP="00FF37FD">
            <w:pPr>
              <w:spacing w:line="240" w:lineRule="auto"/>
              <w:rPr>
                <w:ins w:id="221" w:author="Joseph Ribeiro (Cefas)" w:date="2018-09-26T14:11:00Z"/>
                <w:rFonts w:cs="Arial"/>
              </w:rPr>
            </w:pPr>
            <w:ins w:id="222" w:author="Joseph Ribeiro (Cefas)" w:date="2018-09-26T14:11:00Z">
              <w:r w:rsidRPr="00053CD1">
                <w:rPr>
                  <w:rFonts w:cs="Arial"/>
                </w:rPr>
                <w:t>GNSIntOT1</w:t>
              </w:r>
            </w:ins>
          </w:p>
        </w:tc>
        <w:tc>
          <w:tcPr>
            <w:tcW w:w="1701" w:type="dxa"/>
          </w:tcPr>
          <w:p w14:paraId="65743581" w14:textId="77777777" w:rsidR="004F542D" w:rsidRPr="00053CD1" w:rsidRDefault="004F542D" w:rsidP="00FF37FD">
            <w:pPr>
              <w:spacing w:line="240" w:lineRule="auto"/>
              <w:rPr>
                <w:ins w:id="223" w:author="Joseph Ribeiro (Cefas)" w:date="2018-09-26T14:11:00Z"/>
                <w:rFonts w:cs="Arial"/>
              </w:rPr>
            </w:pPr>
            <w:ins w:id="224" w:author="Joseph Ribeiro (Cefas)" w:date="2018-09-26T14:11:00Z">
              <w:r w:rsidRPr="00053CD1">
                <w:rPr>
                  <w:rFonts w:cs="Arial"/>
                </w:rPr>
                <w:t>1983</w:t>
              </w:r>
            </w:ins>
          </w:p>
        </w:tc>
        <w:tc>
          <w:tcPr>
            <w:tcW w:w="1701" w:type="dxa"/>
          </w:tcPr>
          <w:p w14:paraId="36358821" w14:textId="77777777" w:rsidR="004F542D" w:rsidRPr="00053CD1" w:rsidRDefault="004F542D" w:rsidP="00FF37FD">
            <w:pPr>
              <w:spacing w:line="240" w:lineRule="auto"/>
              <w:rPr>
                <w:ins w:id="225" w:author="Joseph Ribeiro (Cefas)" w:date="2018-09-26T14:11:00Z"/>
                <w:rFonts w:cs="Arial"/>
              </w:rPr>
            </w:pPr>
            <w:ins w:id="226" w:author="Joseph Ribeiro (Cefas)" w:date="2018-09-26T14:11:00Z">
              <w:r w:rsidRPr="00053CD1">
                <w:rPr>
                  <w:rFonts w:cs="Arial"/>
                </w:rPr>
                <w:t>2016</w:t>
              </w:r>
            </w:ins>
          </w:p>
        </w:tc>
      </w:tr>
      <w:tr w:rsidR="004F542D" w:rsidRPr="00053CD1" w14:paraId="16BDE32F" w14:textId="77777777" w:rsidTr="00FF37FD">
        <w:trPr>
          <w:ins w:id="227" w:author="Joseph Ribeiro (Cefas)" w:date="2018-09-26T14:11:00Z"/>
        </w:trPr>
        <w:tc>
          <w:tcPr>
            <w:tcW w:w="3119" w:type="dxa"/>
            <w:vMerge/>
            <w:vAlign w:val="center"/>
          </w:tcPr>
          <w:p w14:paraId="2237FD8F" w14:textId="77777777" w:rsidR="004F542D" w:rsidRPr="00053CD1" w:rsidRDefault="004F542D" w:rsidP="00FF37FD">
            <w:pPr>
              <w:spacing w:line="240" w:lineRule="auto"/>
              <w:rPr>
                <w:ins w:id="228" w:author="Joseph Ribeiro (Cefas)" w:date="2018-09-26T14:11:00Z"/>
                <w:rFonts w:cs="Arial"/>
              </w:rPr>
            </w:pPr>
          </w:p>
        </w:tc>
        <w:tc>
          <w:tcPr>
            <w:tcW w:w="2126" w:type="dxa"/>
          </w:tcPr>
          <w:p w14:paraId="59072C37" w14:textId="77777777" w:rsidR="004F542D" w:rsidRPr="00053CD1" w:rsidRDefault="004F542D" w:rsidP="00FF37FD">
            <w:pPr>
              <w:spacing w:line="240" w:lineRule="auto"/>
              <w:rPr>
                <w:ins w:id="229" w:author="Joseph Ribeiro (Cefas)" w:date="2018-09-26T14:11:00Z"/>
                <w:rFonts w:cs="Arial"/>
              </w:rPr>
            </w:pPr>
            <w:ins w:id="230" w:author="Joseph Ribeiro (Cefas)" w:date="2018-09-26T14:11:00Z">
              <w:r w:rsidRPr="00053CD1">
                <w:rPr>
                  <w:rFonts w:cs="Arial"/>
                </w:rPr>
                <w:t>GNSIntOT3</w:t>
              </w:r>
            </w:ins>
          </w:p>
        </w:tc>
        <w:tc>
          <w:tcPr>
            <w:tcW w:w="1701" w:type="dxa"/>
          </w:tcPr>
          <w:p w14:paraId="03382EF3" w14:textId="77777777" w:rsidR="004F542D" w:rsidRPr="00053CD1" w:rsidRDefault="004F542D" w:rsidP="00FF37FD">
            <w:pPr>
              <w:spacing w:line="240" w:lineRule="auto"/>
              <w:rPr>
                <w:ins w:id="231" w:author="Joseph Ribeiro (Cefas)" w:date="2018-09-26T14:11:00Z"/>
                <w:rFonts w:cs="Arial"/>
              </w:rPr>
            </w:pPr>
            <w:ins w:id="232" w:author="Joseph Ribeiro (Cefas)" w:date="2018-09-26T14:11:00Z">
              <w:r w:rsidRPr="00053CD1">
                <w:rPr>
                  <w:rFonts w:cs="Arial"/>
                </w:rPr>
                <w:t>1998</w:t>
              </w:r>
            </w:ins>
          </w:p>
        </w:tc>
        <w:tc>
          <w:tcPr>
            <w:tcW w:w="1701" w:type="dxa"/>
          </w:tcPr>
          <w:p w14:paraId="1D6DC226" w14:textId="77777777" w:rsidR="004F542D" w:rsidRPr="00053CD1" w:rsidRDefault="004F542D" w:rsidP="00FF37FD">
            <w:pPr>
              <w:spacing w:line="240" w:lineRule="auto"/>
              <w:rPr>
                <w:ins w:id="233" w:author="Joseph Ribeiro (Cefas)" w:date="2018-09-26T14:11:00Z"/>
                <w:rFonts w:cs="Arial"/>
              </w:rPr>
            </w:pPr>
            <w:ins w:id="234" w:author="Joseph Ribeiro (Cefas)" w:date="2018-09-26T14:11:00Z">
              <w:r w:rsidRPr="00053CD1">
                <w:rPr>
                  <w:rFonts w:cs="Arial"/>
                </w:rPr>
                <w:t>2016</w:t>
              </w:r>
            </w:ins>
          </w:p>
        </w:tc>
      </w:tr>
      <w:tr w:rsidR="004F542D" w:rsidRPr="00053CD1" w14:paraId="0DB4683B" w14:textId="77777777" w:rsidTr="00FF37FD">
        <w:trPr>
          <w:ins w:id="235" w:author="Joseph Ribeiro (Cefas)" w:date="2018-09-26T14:11:00Z"/>
        </w:trPr>
        <w:tc>
          <w:tcPr>
            <w:tcW w:w="3119" w:type="dxa"/>
            <w:vMerge/>
            <w:vAlign w:val="center"/>
          </w:tcPr>
          <w:p w14:paraId="0DC12F1C" w14:textId="77777777" w:rsidR="004F542D" w:rsidRPr="00053CD1" w:rsidRDefault="004F542D" w:rsidP="00FF37FD">
            <w:pPr>
              <w:spacing w:line="240" w:lineRule="auto"/>
              <w:rPr>
                <w:ins w:id="236" w:author="Joseph Ribeiro (Cefas)" w:date="2018-09-26T14:11:00Z"/>
                <w:rFonts w:cs="Arial"/>
              </w:rPr>
            </w:pPr>
          </w:p>
        </w:tc>
        <w:tc>
          <w:tcPr>
            <w:tcW w:w="2126" w:type="dxa"/>
          </w:tcPr>
          <w:p w14:paraId="4738FF04" w14:textId="77777777" w:rsidR="004F542D" w:rsidRPr="00053CD1" w:rsidRDefault="004F542D" w:rsidP="00FF37FD">
            <w:pPr>
              <w:spacing w:line="240" w:lineRule="auto"/>
              <w:rPr>
                <w:ins w:id="237" w:author="Joseph Ribeiro (Cefas)" w:date="2018-09-26T14:11:00Z"/>
                <w:rFonts w:cs="Arial"/>
              </w:rPr>
            </w:pPr>
            <w:ins w:id="238" w:author="Joseph Ribeiro (Cefas)" w:date="2018-09-26T14:11:00Z">
              <w:r w:rsidRPr="00053CD1">
                <w:rPr>
                  <w:rFonts w:cs="Arial"/>
                </w:rPr>
                <w:t>GNSNetBT3</w:t>
              </w:r>
            </w:ins>
          </w:p>
        </w:tc>
        <w:tc>
          <w:tcPr>
            <w:tcW w:w="1701" w:type="dxa"/>
          </w:tcPr>
          <w:p w14:paraId="709C1EFB" w14:textId="77777777" w:rsidR="004F542D" w:rsidRPr="00053CD1" w:rsidRDefault="004F542D" w:rsidP="00FF37FD">
            <w:pPr>
              <w:spacing w:line="240" w:lineRule="auto"/>
              <w:rPr>
                <w:ins w:id="239" w:author="Joseph Ribeiro (Cefas)" w:date="2018-09-26T14:11:00Z"/>
                <w:rFonts w:cs="Arial"/>
              </w:rPr>
            </w:pPr>
            <w:ins w:id="240" w:author="Joseph Ribeiro (Cefas)" w:date="2018-09-26T14:11:00Z">
              <w:r w:rsidRPr="00053CD1">
                <w:rPr>
                  <w:rFonts w:cs="Arial"/>
                </w:rPr>
                <w:t>1999</w:t>
              </w:r>
            </w:ins>
          </w:p>
        </w:tc>
        <w:tc>
          <w:tcPr>
            <w:tcW w:w="1701" w:type="dxa"/>
          </w:tcPr>
          <w:p w14:paraId="305D7DEB" w14:textId="77777777" w:rsidR="004F542D" w:rsidRPr="00053CD1" w:rsidRDefault="004F542D" w:rsidP="00FF37FD">
            <w:pPr>
              <w:spacing w:line="240" w:lineRule="auto"/>
              <w:rPr>
                <w:ins w:id="241" w:author="Joseph Ribeiro (Cefas)" w:date="2018-09-26T14:11:00Z"/>
                <w:rFonts w:cs="Arial"/>
              </w:rPr>
            </w:pPr>
            <w:ins w:id="242" w:author="Joseph Ribeiro (Cefas)" w:date="2018-09-26T14:11:00Z">
              <w:r w:rsidRPr="00053CD1">
                <w:rPr>
                  <w:rFonts w:cs="Arial"/>
                </w:rPr>
                <w:t>2015</w:t>
              </w:r>
            </w:ins>
          </w:p>
        </w:tc>
      </w:tr>
    </w:tbl>
    <w:p w14:paraId="75958F93" w14:textId="4CC22FB8" w:rsidR="00276CDB" w:rsidRPr="00927A86" w:rsidDel="004F542D" w:rsidRDefault="00276CDB" w:rsidP="00276CDB">
      <w:pPr>
        <w:rPr>
          <w:del w:id="243" w:author="Joseph Ribeiro (Cefas)" w:date="2018-09-26T14:10:00Z"/>
          <w:sz w:val="24"/>
          <w:szCs w:val="24"/>
          <w:highlight w:val="yellow"/>
        </w:rPr>
      </w:pPr>
    </w:p>
    <w:p w14:paraId="15CA6F91" w14:textId="50AD7C63" w:rsidR="00DB7D49" w:rsidDel="004F542D" w:rsidRDefault="00DB7D49" w:rsidP="00DB7D49">
      <w:pPr>
        <w:rPr>
          <w:del w:id="244" w:author="Joseph Ribeiro (Cefas)" w:date="2018-09-26T14:10:00Z"/>
          <w:rFonts w:asciiTheme="majorHAnsi" w:hAnsiTheme="majorHAnsi"/>
          <w:sz w:val="24"/>
          <w:szCs w:val="24"/>
          <w:highlight w:val="yellow"/>
        </w:rPr>
      </w:pPr>
    </w:p>
    <w:p w14:paraId="1E14FE59" w14:textId="2A89B3F0" w:rsidR="00C13D55" w:rsidDel="004F542D" w:rsidRDefault="00C13D55" w:rsidP="00135CF0">
      <w:pPr>
        <w:rPr>
          <w:del w:id="245" w:author="Joseph Ribeiro (Cefas)" w:date="2018-09-26T14:10:00Z"/>
          <w:b/>
          <w:sz w:val="24"/>
          <w:szCs w:val="24"/>
          <w:u w:val="single"/>
        </w:rPr>
      </w:pPr>
    </w:p>
    <w:p w14:paraId="725A19F6" w14:textId="7FC8CD15" w:rsidR="00C13D55" w:rsidDel="004F542D" w:rsidRDefault="00C13D55" w:rsidP="00135CF0">
      <w:pPr>
        <w:rPr>
          <w:del w:id="246" w:author="Joseph Ribeiro (Cefas)" w:date="2018-09-26T14:10:00Z"/>
          <w:b/>
          <w:sz w:val="24"/>
          <w:szCs w:val="24"/>
          <w:u w:val="single"/>
        </w:rPr>
      </w:pPr>
    </w:p>
    <w:p w14:paraId="55F60B95" w14:textId="5570A918" w:rsidR="00C13D55" w:rsidDel="004F542D" w:rsidRDefault="00C13D55" w:rsidP="00135CF0">
      <w:pPr>
        <w:rPr>
          <w:del w:id="247" w:author="Joseph Ribeiro (Cefas)" w:date="2018-09-26T14:10:00Z"/>
          <w:b/>
          <w:sz w:val="24"/>
          <w:szCs w:val="24"/>
          <w:u w:val="single"/>
        </w:rPr>
      </w:pPr>
    </w:p>
    <w:p w14:paraId="0AEC0123" w14:textId="5E13F155" w:rsidR="00C13D55" w:rsidDel="004F542D" w:rsidRDefault="00C13D55" w:rsidP="00135CF0">
      <w:pPr>
        <w:rPr>
          <w:del w:id="248" w:author="Joseph Ribeiro (Cefas)" w:date="2018-09-26T14:10:00Z"/>
          <w:b/>
          <w:sz w:val="24"/>
          <w:szCs w:val="24"/>
          <w:u w:val="single"/>
        </w:rPr>
      </w:pPr>
    </w:p>
    <w:p w14:paraId="2AA5AFEE" w14:textId="3E1E2E22" w:rsidR="00C13D55" w:rsidDel="004F542D" w:rsidRDefault="00C13D55" w:rsidP="00135CF0">
      <w:pPr>
        <w:rPr>
          <w:del w:id="249" w:author="Joseph Ribeiro (Cefas)" w:date="2018-09-26T14:10:00Z"/>
          <w:b/>
          <w:sz w:val="24"/>
          <w:szCs w:val="24"/>
          <w:u w:val="single"/>
        </w:rPr>
      </w:pPr>
    </w:p>
    <w:p w14:paraId="0C1E733B" w14:textId="26DCA98B" w:rsidR="00C13D55" w:rsidDel="004F542D" w:rsidRDefault="00C13D55" w:rsidP="00135CF0">
      <w:pPr>
        <w:rPr>
          <w:del w:id="250" w:author="Joseph Ribeiro (Cefas)" w:date="2018-09-26T14:10:00Z"/>
          <w:b/>
          <w:sz w:val="24"/>
          <w:szCs w:val="24"/>
          <w:u w:val="single"/>
        </w:rPr>
      </w:pPr>
    </w:p>
    <w:p w14:paraId="6EBE9B4A" w14:textId="7A60EF24" w:rsidR="00C13D55" w:rsidDel="004F542D" w:rsidRDefault="00C13D55" w:rsidP="00135CF0">
      <w:pPr>
        <w:rPr>
          <w:del w:id="251" w:author="Joseph Ribeiro (Cefas)" w:date="2018-09-26T14:10:00Z"/>
          <w:b/>
          <w:sz w:val="24"/>
          <w:szCs w:val="24"/>
          <w:u w:val="single"/>
        </w:rPr>
      </w:pPr>
    </w:p>
    <w:p w14:paraId="56DB511D" w14:textId="73C33A60" w:rsidR="00C13D55" w:rsidDel="004F542D" w:rsidRDefault="00C13D55" w:rsidP="00135CF0">
      <w:pPr>
        <w:rPr>
          <w:del w:id="252" w:author="Joseph Ribeiro (Cefas)" w:date="2018-09-26T14:10:00Z"/>
          <w:b/>
          <w:sz w:val="24"/>
          <w:szCs w:val="24"/>
          <w:u w:val="single"/>
        </w:rPr>
      </w:pPr>
    </w:p>
    <w:p w14:paraId="0E1E6580" w14:textId="23A37049" w:rsidR="00C13D55" w:rsidDel="004F542D" w:rsidRDefault="00C13D55" w:rsidP="00135CF0">
      <w:pPr>
        <w:rPr>
          <w:del w:id="253" w:author="Joseph Ribeiro (Cefas)" w:date="2018-09-26T14:10:00Z"/>
          <w:b/>
          <w:sz w:val="24"/>
          <w:szCs w:val="24"/>
          <w:u w:val="single"/>
        </w:rPr>
      </w:pPr>
    </w:p>
    <w:p w14:paraId="4A5A638F" w14:textId="468481E8" w:rsidR="00C13D55" w:rsidDel="004F542D" w:rsidRDefault="00C13D55" w:rsidP="00C13D55">
      <w:pPr>
        <w:rPr>
          <w:del w:id="254" w:author="Joseph Ribeiro (Cefas)" w:date="2018-09-26T14:10:00Z"/>
          <w:rFonts w:asciiTheme="majorHAnsi" w:hAnsiTheme="majorHAnsi"/>
          <w:sz w:val="24"/>
          <w:szCs w:val="24"/>
          <w:highlight w:val="yellow"/>
        </w:rPr>
      </w:pPr>
      <w:del w:id="255" w:author="Joseph Ribeiro (Cefas)" w:date="2018-09-26T14:10:00Z">
        <w:r w:rsidRPr="00927A86" w:rsidDel="004F542D">
          <w:rPr>
            <w:rFonts w:asciiTheme="majorHAnsi" w:hAnsiTheme="majorHAnsi"/>
            <w:sz w:val="24"/>
            <w:szCs w:val="24"/>
            <w:highlight w:val="yellow"/>
          </w:rPr>
          <w:delText xml:space="preserve">These datasets will be made available to Landmark via the ftp </w:delText>
        </w:r>
        <w:r w:rsidDel="004F542D">
          <w:rPr>
            <w:rFonts w:asciiTheme="majorHAnsi" w:hAnsiTheme="majorHAnsi"/>
            <w:sz w:val="24"/>
            <w:szCs w:val="24"/>
            <w:highlight w:val="yellow"/>
          </w:rPr>
          <w:delText>server.</w:delText>
        </w:r>
      </w:del>
    </w:p>
    <w:p w14:paraId="14FF96F3" w14:textId="77777777" w:rsidR="00C13D55" w:rsidRDefault="00C13D55" w:rsidP="00135CF0">
      <w:pPr>
        <w:rPr>
          <w:b/>
          <w:sz w:val="24"/>
          <w:szCs w:val="24"/>
          <w:u w:val="single"/>
        </w:rPr>
      </w:pPr>
    </w:p>
    <w:p w14:paraId="1D198A6B" w14:textId="53AA1465" w:rsidR="00135CF0" w:rsidRPr="00992ABA" w:rsidRDefault="00135CF0" w:rsidP="00135CF0">
      <w:pPr>
        <w:rPr>
          <w:b/>
          <w:sz w:val="24"/>
          <w:szCs w:val="24"/>
          <w:u w:val="single"/>
        </w:rPr>
      </w:pPr>
      <w:r w:rsidRPr="00992ABA">
        <w:rPr>
          <w:b/>
          <w:sz w:val="24"/>
          <w:szCs w:val="24"/>
          <w:u w:val="single"/>
        </w:rPr>
        <w:t>Metadata</w:t>
      </w:r>
    </w:p>
    <w:p w14:paraId="30C6C5D4" w14:textId="492ECC9A" w:rsidR="00105D14" w:rsidRPr="00992ABA" w:rsidRDefault="00105D14" w:rsidP="00135CF0">
      <w:pPr>
        <w:rPr>
          <w:rFonts w:asciiTheme="majorHAnsi" w:hAnsiTheme="majorHAnsi"/>
          <w:sz w:val="24"/>
          <w:szCs w:val="24"/>
        </w:rPr>
      </w:pPr>
      <w:bookmarkStart w:id="256" w:name="_Hlk511120369"/>
      <w:r w:rsidRPr="00992ABA">
        <w:rPr>
          <w:rFonts w:asciiTheme="majorHAnsi" w:hAnsiTheme="majorHAnsi"/>
          <w:sz w:val="24"/>
          <w:szCs w:val="24"/>
        </w:rPr>
        <w:t>Data under “</w:t>
      </w:r>
      <w:r w:rsidR="00394F04">
        <w:rPr>
          <w:rFonts w:asciiTheme="majorHAnsi" w:hAnsiTheme="majorHAnsi"/>
          <w:sz w:val="24"/>
          <w:szCs w:val="24"/>
        </w:rPr>
        <w:t>LFI</w:t>
      </w:r>
      <w:r w:rsidR="00394F04" w:rsidRPr="00394F04">
        <w:rPr>
          <w:rFonts w:asciiTheme="majorHAnsi" w:hAnsiTheme="majorHAnsi"/>
          <w:sz w:val="24"/>
          <w:szCs w:val="24"/>
        </w:rPr>
        <w:t>\Scripts_and_required_files\Data_Product_V3</w:t>
      </w:r>
      <w:r w:rsidRPr="00992ABA">
        <w:rPr>
          <w:rFonts w:asciiTheme="majorHAnsi" w:hAnsiTheme="majorHAnsi"/>
          <w:sz w:val="24"/>
          <w:szCs w:val="24"/>
        </w:rPr>
        <w:t xml:space="preserve">” </w:t>
      </w:r>
      <w:r w:rsidR="004961AE" w:rsidRPr="00565801">
        <w:rPr>
          <w:rFonts w:asciiTheme="majorHAnsi" w:hAnsiTheme="majorHAnsi"/>
          <w:sz w:val="24"/>
          <w:szCs w:val="24"/>
        </w:rPr>
        <w:t xml:space="preserve">has been modified from </w:t>
      </w:r>
      <w:r w:rsidR="004961AE">
        <w:rPr>
          <w:rFonts w:asciiTheme="majorHAnsi" w:hAnsiTheme="majorHAnsi"/>
          <w:sz w:val="24"/>
          <w:szCs w:val="24"/>
        </w:rPr>
        <w:t xml:space="preserve">raw “exchange data” </w:t>
      </w:r>
      <w:r w:rsidR="004961AE" w:rsidRPr="00565801">
        <w:rPr>
          <w:rFonts w:asciiTheme="majorHAnsi" w:hAnsiTheme="majorHAnsi"/>
          <w:sz w:val="24"/>
          <w:szCs w:val="24"/>
        </w:rPr>
        <w:t xml:space="preserve">available from the ICES </w:t>
      </w:r>
      <w:del w:id="257" w:author="Joseph Ribeiro (Cefas)" w:date="2018-09-26T14:13:00Z">
        <w:r w:rsidR="004961AE" w:rsidRPr="00565801" w:rsidDel="003C2FE7">
          <w:rPr>
            <w:rFonts w:asciiTheme="majorHAnsi" w:hAnsiTheme="majorHAnsi"/>
            <w:sz w:val="24"/>
            <w:szCs w:val="24"/>
          </w:rPr>
          <w:delText>datras</w:delText>
        </w:r>
      </w:del>
      <w:ins w:id="258" w:author="Joseph Ribeiro (Cefas)" w:date="2018-09-26T14:13:00Z">
        <w:r w:rsidR="003C2FE7">
          <w:rPr>
            <w:rFonts w:asciiTheme="majorHAnsi" w:hAnsiTheme="majorHAnsi"/>
            <w:sz w:val="24"/>
            <w:szCs w:val="24"/>
          </w:rPr>
          <w:t>DATRAS</w:t>
        </w:r>
      </w:ins>
      <w:r w:rsidR="004961AE" w:rsidRPr="00565801">
        <w:rPr>
          <w:rFonts w:asciiTheme="majorHAnsi" w:hAnsiTheme="majorHAnsi"/>
          <w:sz w:val="24"/>
          <w:szCs w:val="24"/>
        </w:rPr>
        <w:t xml:space="preserve"> data portal</w:t>
      </w:r>
      <w:r w:rsidRPr="00992ABA">
        <w:rPr>
          <w:rFonts w:asciiTheme="majorHAnsi" w:hAnsiTheme="majorHAnsi"/>
          <w:sz w:val="24"/>
          <w:szCs w:val="24"/>
        </w:rPr>
        <w:t>:</w:t>
      </w:r>
    </w:p>
    <w:p w14:paraId="598A0818" w14:textId="7A8B2971" w:rsidR="00105D14" w:rsidRPr="00992ABA" w:rsidRDefault="00FF37FD" w:rsidP="00135CF0">
      <w:pPr>
        <w:rPr>
          <w:rFonts w:asciiTheme="majorHAnsi" w:hAnsiTheme="majorHAnsi"/>
          <w:sz w:val="24"/>
          <w:szCs w:val="24"/>
        </w:rPr>
      </w:pPr>
      <w:ins w:id="259" w:author="Joseph Ribeiro (Cefas)" w:date="2018-09-26T14:30:00Z">
        <w:r>
          <w:rPr>
            <w:rStyle w:val="Hyperlink"/>
            <w:rFonts w:asciiTheme="majorHAnsi" w:hAnsiTheme="majorHAnsi"/>
            <w:sz w:val="24"/>
            <w:szCs w:val="24"/>
          </w:rPr>
          <w:fldChar w:fldCharType="begin"/>
        </w:r>
        <w:r>
          <w:rPr>
            <w:rStyle w:val="Hyperlink"/>
            <w:rFonts w:asciiTheme="majorHAnsi" w:hAnsiTheme="majorHAnsi"/>
            <w:sz w:val="24"/>
            <w:szCs w:val="24"/>
          </w:rPr>
          <w:instrText xml:space="preserve"> HYPERLINK "</w:instrText>
        </w:r>
      </w:ins>
      <w:r w:rsidRPr="00FF37FD">
        <w:rPr>
          <w:rStyle w:val="Hyperlink"/>
          <w:rFonts w:asciiTheme="majorHAnsi" w:hAnsiTheme="majorHAnsi"/>
          <w:sz w:val="24"/>
          <w:szCs w:val="24"/>
        </w:rPr>
        <w:instrText>https://</w:instrText>
      </w:r>
      <w:ins w:id="260" w:author="Joseph Ribeiro (Cefas)" w:date="2018-09-26T14:30:00Z">
        <w:r w:rsidRPr="00FF37FD">
          <w:rPr>
            <w:rStyle w:val="Hyperlink"/>
            <w:rFonts w:asciiTheme="majorHAnsi" w:hAnsiTheme="majorHAnsi"/>
            <w:sz w:val="24"/>
            <w:szCs w:val="24"/>
          </w:rPr>
          <w:instrText>datras</w:instrText>
        </w:r>
      </w:ins>
      <w:r w:rsidRPr="00FF37FD">
        <w:rPr>
          <w:rStyle w:val="Hyperlink"/>
          <w:rFonts w:asciiTheme="majorHAnsi" w:hAnsiTheme="majorHAnsi"/>
          <w:sz w:val="24"/>
          <w:szCs w:val="24"/>
        </w:rPr>
        <w:instrText>.ices.dk/Data_products/Download/Download_Data_public.aspx</w:instrText>
      </w:r>
      <w:ins w:id="261" w:author="Joseph Ribeiro (Cefas)" w:date="2018-09-26T14:30:00Z">
        <w:r>
          <w:rPr>
            <w:rStyle w:val="Hyperlink"/>
            <w:rFonts w:asciiTheme="majorHAnsi" w:hAnsiTheme="majorHAnsi"/>
            <w:sz w:val="24"/>
            <w:szCs w:val="24"/>
          </w:rPr>
          <w:instrText xml:space="preserve">" </w:instrText>
        </w:r>
        <w:r>
          <w:rPr>
            <w:rStyle w:val="Hyperlink"/>
            <w:rFonts w:asciiTheme="majorHAnsi" w:hAnsiTheme="majorHAnsi"/>
            <w:sz w:val="24"/>
            <w:szCs w:val="24"/>
          </w:rPr>
          <w:fldChar w:fldCharType="separate"/>
        </w:r>
      </w:ins>
      <w:r w:rsidRPr="00FF37FD">
        <w:rPr>
          <w:rStyle w:val="Hyperlink"/>
          <w:rFonts w:asciiTheme="majorHAnsi" w:hAnsiTheme="majorHAnsi"/>
          <w:sz w:val="24"/>
          <w:szCs w:val="24"/>
        </w:rPr>
        <w:t>https://</w:t>
      </w:r>
      <w:del w:id="262" w:author="Joseph Ribeiro (Cefas)" w:date="2018-09-26T14:13:00Z">
        <w:r w:rsidRPr="00FF37FD" w:rsidDel="003C2FE7">
          <w:rPr>
            <w:rStyle w:val="Hyperlink"/>
            <w:rFonts w:asciiTheme="majorHAnsi" w:hAnsiTheme="majorHAnsi"/>
            <w:sz w:val="24"/>
            <w:szCs w:val="24"/>
          </w:rPr>
          <w:delText>datras</w:delText>
        </w:r>
      </w:del>
      <w:ins w:id="263" w:author="Joseph Ribeiro (Cefas)" w:date="2018-09-26T14:30:00Z">
        <w:r w:rsidRPr="00FF37FD">
          <w:rPr>
            <w:rStyle w:val="Hyperlink"/>
            <w:rFonts w:asciiTheme="majorHAnsi" w:hAnsiTheme="majorHAnsi"/>
            <w:sz w:val="24"/>
            <w:szCs w:val="24"/>
          </w:rPr>
          <w:t>datras</w:t>
        </w:r>
      </w:ins>
      <w:r w:rsidRPr="00FF37FD">
        <w:rPr>
          <w:rStyle w:val="Hyperlink"/>
          <w:rFonts w:asciiTheme="majorHAnsi" w:hAnsiTheme="majorHAnsi"/>
          <w:sz w:val="24"/>
          <w:szCs w:val="24"/>
        </w:rPr>
        <w:t>.ices.dk/Data_products/Download/Download_Data_public.aspx</w:t>
      </w:r>
      <w:ins w:id="264" w:author="Joseph Ribeiro (Cefas)" w:date="2018-09-26T14:30:00Z">
        <w:r>
          <w:rPr>
            <w:rStyle w:val="Hyperlink"/>
            <w:rFonts w:asciiTheme="majorHAnsi" w:hAnsiTheme="majorHAnsi"/>
            <w:sz w:val="24"/>
            <w:szCs w:val="24"/>
          </w:rPr>
          <w:fldChar w:fldCharType="end"/>
        </w:r>
      </w:ins>
    </w:p>
    <w:p w14:paraId="5D3C284C" w14:textId="42CB7916" w:rsidR="004961AE" w:rsidRPr="00565801" w:rsidRDefault="003C2FE7" w:rsidP="004961AE">
      <w:pPr>
        <w:rPr>
          <w:rFonts w:asciiTheme="majorHAnsi" w:hAnsiTheme="majorHAnsi"/>
          <w:sz w:val="24"/>
          <w:szCs w:val="24"/>
        </w:rPr>
      </w:pPr>
      <w:ins w:id="265" w:author="Joseph Ribeiro (Cefas)" w:date="2018-09-26T14:14:00Z">
        <w:r>
          <w:rPr>
            <w:rFonts w:asciiTheme="majorHAnsi" w:hAnsiTheme="majorHAnsi"/>
            <w:sz w:val="24"/>
            <w:szCs w:val="24"/>
          </w:rPr>
          <w:lastRenderedPageBreak/>
          <w:t>The processed data supplied are known as the “</w:t>
        </w:r>
        <w:r w:rsidRPr="00473C87">
          <w:t>Groundfish Survey Monitoring and Assessment Data Product for the Northeast Atlantic Area</w:t>
        </w:r>
        <w:r>
          <w:rPr>
            <w:rFonts w:asciiTheme="majorHAnsi" w:hAnsiTheme="majorHAnsi"/>
            <w:sz w:val="24"/>
            <w:szCs w:val="24"/>
          </w:rPr>
          <w:t xml:space="preserve">” and they are publicly available. </w:t>
        </w:r>
      </w:ins>
      <w:r w:rsidR="00612517">
        <w:rPr>
          <w:rFonts w:asciiTheme="majorHAnsi" w:hAnsiTheme="majorHAnsi"/>
          <w:sz w:val="24"/>
          <w:szCs w:val="24"/>
        </w:rPr>
        <w:t xml:space="preserve">Raw </w:t>
      </w:r>
      <w:r w:rsidR="00612517" w:rsidRPr="00565801">
        <w:rPr>
          <w:rFonts w:asciiTheme="majorHAnsi" w:hAnsiTheme="majorHAnsi"/>
          <w:sz w:val="24"/>
          <w:szCs w:val="24"/>
        </w:rPr>
        <w:t xml:space="preserve">abundance data has been modified </w:t>
      </w:r>
      <w:r w:rsidR="00612517">
        <w:rPr>
          <w:rFonts w:asciiTheme="majorHAnsi" w:hAnsiTheme="majorHAnsi"/>
          <w:sz w:val="24"/>
          <w:szCs w:val="24"/>
        </w:rPr>
        <w:t>b</w:t>
      </w:r>
      <w:r w:rsidR="00612517" w:rsidRPr="00565801">
        <w:rPr>
          <w:rFonts w:asciiTheme="majorHAnsi" w:hAnsiTheme="majorHAnsi"/>
          <w:sz w:val="24"/>
          <w:szCs w:val="24"/>
        </w:rPr>
        <w:t xml:space="preserve">y </w:t>
      </w:r>
      <w:r w:rsidR="00612517">
        <w:rPr>
          <w:rFonts w:asciiTheme="majorHAnsi" w:hAnsiTheme="majorHAnsi"/>
          <w:sz w:val="24"/>
          <w:szCs w:val="24"/>
        </w:rPr>
        <w:t xml:space="preserve">first scaling any large and thus subsampled catches to the level of the complete haul and then </w:t>
      </w:r>
      <w:r w:rsidR="00612517" w:rsidRPr="00565801">
        <w:rPr>
          <w:rFonts w:asciiTheme="majorHAnsi" w:hAnsiTheme="majorHAnsi"/>
          <w:sz w:val="24"/>
          <w:szCs w:val="24"/>
        </w:rPr>
        <w:t>dividing the species catch numbers-at-length by the area swept by the trawl on each sampling occasion</w:t>
      </w:r>
      <w:r w:rsidR="00612517">
        <w:rPr>
          <w:rFonts w:asciiTheme="majorHAnsi" w:hAnsiTheme="majorHAnsi"/>
          <w:sz w:val="24"/>
          <w:szCs w:val="24"/>
        </w:rPr>
        <w:t xml:space="preserve"> (</w:t>
      </w:r>
      <w:r w:rsidR="00612517" w:rsidRPr="00AB421D">
        <w:rPr>
          <w:rFonts w:asciiTheme="majorHAnsi" w:hAnsiTheme="majorHAnsi"/>
          <w:sz w:val="24"/>
          <w:szCs w:val="24"/>
        </w:rPr>
        <w:t>Greenstreet and Moriarty, 2017; Moriarty et al., 2017</w:t>
      </w:r>
      <w:r w:rsidR="00612517">
        <w:rPr>
          <w:rFonts w:asciiTheme="majorHAnsi" w:hAnsiTheme="majorHAnsi"/>
          <w:sz w:val="24"/>
          <w:szCs w:val="24"/>
        </w:rPr>
        <w:t>). Thus</w:t>
      </w:r>
      <w:r w:rsidR="00612517" w:rsidRPr="00565801">
        <w:rPr>
          <w:rFonts w:asciiTheme="majorHAnsi" w:hAnsiTheme="majorHAnsi"/>
          <w:sz w:val="24"/>
          <w:szCs w:val="24"/>
        </w:rPr>
        <w:t xml:space="preserve">, the </w:t>
      </w:r>
      <w:r w:rsidR="00612517">
        <w:rPr>
          <w:rFonts w:asciiTheme="majorHAnsi" w:hAnsiTheme="majorHAnsi"/>
          <w:sz w:val="24"/>
          <w:szCs w:val="24"/>
        </w:rPr>
        <w:t xml:space="preserve">catch </w:t>
      </w:r>
      <w:r w:rsidR="00612517" w:rsidRPr="00565801">
        <w:rPr>
          <w:rFonts w:asciiTheme="majorHAnsi" w:hAnsiTheme="majorHAnsi"/>
          <w:sz w:val="24"/>
          <w:szCs w:val="24"/>
        </w:rPr>
        <w:t>data have been converted to estimates of fish density-at-length, by species, at each sampling location in each year</w:t>
      </w:r>
      <w:r w:rsidR="004961AE">
        <w:rPr>
          <w:rFonts w:asciiTheme="majorHAnsi" w:hAnsiTheme="majorHAnsi"/>
          <w:sz w:val="24"/>
          <w:szCs w:val="24"/>
        </w:rPr>
        <w:t>.</w:t>
      </w:r>
    </w:p>
    <w:p w14:paraId="54D9DC6F" w14:textId="104C6144" w:rsidR="00667999" w:rsidRDefault="00992752" w:rsidP="001A1C94">
      <w:pPr>
        <w:rPr>
          <w:rFonts w:asciiTheme="majorHAnsi" w:hAnsiTheme="majorHAnsi"/>
          <w:sz w:val="24"/>
          <w:szCs w:val="24"/>
        </w:rPr>
      </w:pPr>
      <w:bookmarkStart w:id="266" w:name="_Hlk515022236"/>
      <w:r>
        <w:rPr>
          <w:rFonts w:asciiTheme="majorHAnsi" w:hAnsiTheme="majorHAnsi"/>
          <w:sz w:val="24"/>
          <w:szCs w:val="24"/>
        </w:rPr>
        <w:t xml:space="preserve">For more information on the origins of this data please see the </w:t>
      </w:r>
      <w:r w:rsidR="00667999">
        <w:rPr>
          <w:rFonts w:asciiTheme="majorHAnsi" w:hAnsiTheme="majorHAnsi"/>
          <w:sz w:val="24"/>
          <w:szCs w:val="24"/>
        </w:rPr>
        <w:t xml:space="preserve">relevant Marine Scotland website </w:t>
      </w:r>
      <w:r w:rsidR="001C069D">
        <w:rPr>
          <w:rFonts w:asciiTheme="majorHAnsi" w:hAnsiTheme="majorHAnsi"/>
          <w:sz w:val="24"/>
          <w:szCs w:val="24"/>
        </w:rPr>
        <w:t>here</w:t>
      </w:r>
      <w:r w:rsidR="00667999">
        <w:rPr>
          <w:rFonts w:asciiTheme="majorHAnsi" w:hAnsiTheme="majorHAnsi"/>
          <w:sz w:val="24"/>
          <w:szCs w:val="24"/>
        </w:rPr>
        <w:t>:</w:t>
      </w:r>
    </w:p>
    <w:p w14:paraId="61C3B3B3" w14:textId="14C3630B" w:rsidR="00667999" w:rsidRDefault="00897EC9" w:rsidP="001A1C94">
      <w:pPr>
        <w:rPr>
          <w:rFonts w:asciiTheme="majorHAnsi" w:hAnsiTheme="majorHAnsi"/>
          <w:sz w:val="24"/>
          <w:szCs w:val="24"/>
        </w:rPr>
      </w:pPr>
      <w:hyperlink r:id="rId8" w:history="1">
        <w:r w:rsidR="00667999" w:rsidRPr="00D12915">
          <w:rPr>
            <w:rStyle w:val="Hyperlink"/>
            <w:rFonts w:asciiTheme="majorHAnsi" w:hAnsiTheme="majorHAnsi"/>
            <w:sz w:val="24"/>
            <w:szCs w:val="24"/>
          </w:rPr>
          <w:t>https://data.marine.gov.scot/dataset/manual-version-3-groundfish-survey-monitoring-and-assessment-data-product</w:t>
        </w:r>
      </w:hyperlink>
    </w:p>
    <w:bookmarkEnd w:id="256"/>
    <w:bookmarkEnd w:id="266"/>
    <w:p w14:paraId="43A4FB31" w14:textId="77777777" w:rsidR="007477AF" w:rsidRDefault="00992752" w:rsidP="001A1C94">
      <w:pPr>
        <w:rPr>
          <w:rFonts w:asciiTheme="majorHAnsi" w:hAnsiTheme="majorHAnsi"/>
          <w:sz w:val="24"/>
          <w:szCs w:val="24"/>
        </w:rPr>
      </w:pPr>
      <w:r>
        <w:rPr>
          <w:rFonts w:asciiTheme="majorHAnsi" w:hAnsiTheme="majorHAnsi"/>
          <w:sz w:val="24"/>
          <w:szCs w:val="24"/>
        </w:rPr>
        <w:t xml:space="preserve"> </w:t>
      </w:r>
      <w:r w:rsidR="00726760">
        <w:rPr>
          <w:rFonts w:asciiTheme="majorHAnsi" w:hAnsiTheme="majorHAnsi"/>
          <w:sz w:val="24"/>
          <w:szCs w:val="24"/>
        </w:rPr>
        <w:t>Metadata for the datasets used in this tool is provided in</w:t>
      </w:r>
    </w:p>
    <w:p w14:paraId="13C6375D" w14:textId="0AC506DD" w:rsidR="00726760" w:rsidRDefault="00726760" w:rsidP="001A1C94">
      <w:pPr>
        <w:rPr>
          <w:rFonts w:asciiTheme="majorHAnsi" w:hAnsiTheme="majorHAnsi"/>
          <w:sz w:val="24"/>
          <w:szCs w:val="24"/>
        </w:rPr>
      </w:pPr>
      <w:r>
        <w:rPr>
          <w:rFonts w:asciiTheme="majorHAnsi" w:hAnsiTheme="majorHAnsi"/>
          <w:sz w:val="24"/>
          <w:szCs w:val="24"/>
        </w:rPr>
        <w:t xml:space="preserve"> </w:t>
      </w:r>
      <w:r w:rsidR="00DE3DF6">
        <w:rPr>
          <w:rFonts w:asciiTheme="majorHAnsi" w:hAnsiTheme="majorHAnsi"/>
          <w:sz w:val="24"/>
          <w:szCs w:val="24"/>
        </w:rPr>
        <w:t>LFI</w:t>
      </w:r>
      <w:r w:rsidRPr="00726760">
        <w:rPr>
          <w:rFonts w:asciiTheme="majorHAnsi" w:hAnsiTheme="majorHAnsi"/>
          <w:sz w:val="24"/>
          <w:szCs w:val="24"/>
        </w:rPr>
        <w:t>\MarScotV3_D4_metadata_April 2018</w:t>
      </w:r>
      <w:r>
        <w:rPr>
          <w:rFonts w:asciiTheme="majorHAnsi" w:hAnsiTheme="majorHAnsi"/>
          <w:sz w:val="24"/>
          <w:szCs w:val="24"/>
        </w:rPr>
        <w:t>.xlsx</w:t>
      </w:r>
    </w:p>
    <w:p w14:paraId="2F5DD5B3" w14:textId="77777777" w:rsidR="00135CF0" w:rsidRPr="00927A86" w:rsidRDefault="00135CF0" w:rsidP="00135CF0">
      <w:pPr>
        <w:rPr>
          <w:rFonts w:asciiTheme="majorHAnsi" w:hAnsiTheme="majorHAnsi"/>
          <w:sz w:val="24"/>
          <w:szCs w:val="24"/>
          <w:highlight w:val="yellow"/>
        </w:rPr>
      </w:pPr>
    </w:p>
    <w:p w14:paraId="3DDC0254" w14:textId="77777777" w:rsidR="00135CF0" w:rsidRPr="0061666E" w:rsidRDefault="00135CF0" w:rsidP="00135CF0">
      <w:pPr>
        <w:rPr>
          <w:rFonts w:asciiTheme="majorHAnsi" w:hAnsiTheme="majorHAnsi"/>
          <w:b/>
          <w:sz w:val="24"/>
          <w:szCs w:val="24"/>
        </w:rPr>
      </w:pPr>
      <w:r w:rsidRPr="0061666E">
        <w:rPr>
          <w:rFonts w:asciiTheme="majorHAnsi" w:hAnsiTheme="majorHAnsi"/>
          <w:b/>
          <w:sz w:val="24"/>
          <w:szCs w:val="24"/>
        </w:rPr>
        <w:t>Field descriptions</w:t>
      </w:r>
    </w:p>
    <w:p w14:paraId="3C52233D" w14:textId="77777777" w:rsidR="00135CF0" w:rsidRPr="0061666E" w:rsidRDefault="00135CF0" w:rsidP="00135CF0">
      <w:pPr>
        <w:rPr>
          <w:rFonts w:asciiTheme="majorHAnsi" w:hAnsiTheme="majorHAnsi"/>
          <w:sz w:val="24"/>
          <w:szCs w:val="24"/>
        </w:rPr>
      </w:pPr>
      <w:r w:rsidRPr="0061666E">
        <w:rPr>
          <w:rFonts w:asciiTheme="majorHAnsi" w:hAnsiTheme="majorHAnsi"/>
          <w:sz w:val="24"/>
          <w:szCs w:val="24"/>
          <w:u w:val="single"/>
        </w:rPr>
        <w:t>Metadata</w:t>
      </w:r>
      <w:r w:rsidRPr="0061666E">
        <w:rPr>
          <w:rFonts w:asciiTheme="majorHAnsi" w:hAnsiTheme="majorHAnsi"/>
          <w:sz w:val="24"/>
          <w:szCs w:val="24"/>
        </w:rPr>
        <w:t xml:space="preserve"> field description for this indicator should read as follows:</w:t>
      </w:r>
    </w:p>
    <w:p w14:paraId="361EA304" w14:textId="77777777" w:rsidR="00135CF0" w:rsidRPr="00CC0A2C" w:rsidRDefault="00135CF0" w:rsidP="00135CF0">
      <w:pPr>
        <w:rPr>
          <w:rFonts w:asciiTheme="majorHAnsi" w:hAnsiTheme="majorHAnsi" w:cstheme="majorHAnsi"/>
          <w:sz w:val="24"/>
          <w:szCs w:val="24"/>
          <w:highlight w:val="yellow"/>
        </w:rPr>
      </w:pPr>
    </w:p>
    <w:p w14:paraId="49EEBEA5" w14:textId="77777777" w:rsidR="003C2FE7" w:rsidRPr="003C2FE7" w:rsidRDefault="002B0B3F" w:rsidP="003C2FE7">
      <w:pPr>
        <w:rPr>
          <w:ins w:id="267" w:author="Joseph Ribeiro (Cefas)" w:date="2018-09-26T14:15:00Z"/>
          <w:rFonts w:asciiTheme="majorHAnsi" w:hAnsiTheme="majorHAnsi" w:cstheme="majorHAnsi"/>
          <w:i/>
        </w:rPr>
      </w:pPr>
      <w:r w:rsidRPr="00D312E4">
        <w:rPr>
          <w:rFonts w:asciiTheme="majorHAnsi" w:hAnsiTheme="majorHAnsi" w:cstheme="majorHAnsi"/>
          <w:i/>
        </w:rPr>
        <w:t>“</w:t>
      </w:r>
      <w:ins w:id="268" w:author="Joseph Ribeiro (Cefas)" w:date="2018-09-26T14:15:00Z">
        <w:r w:rsidR="003C2FE7" w:rsidRPr="003C2FE7">
          <w:rPr>
            <w:rFonts w:asciiTheme="majorHAnsi" w:hAnsiTheme="majorHAnsi" w:cstheme="majorHAnsi"/>
            <w:i/>
          </w:rPr>
          <w:t>Fisheries survey data originating from the Database of Groundfish Surveys (DATRAS) was quality checked by Marine Scotland Science to produce the OSPAR data product. This raw assessment data is held by ICES and available through the ICES DATRAS portal: [hyperlink:https://datras.ices.dk/Data_products/Download/Download_Data_public.aspx]</w:t>
        </w:r>
      </w:ins>
    </w:p>
    <w:p w14:paraId="67149030" w14:textId="77777777" w:rsidR="003C2FE7" w:rsidRPr="003C2FE7" w:rsidRDefault="003C2FE7" w:rsidP="003C2FE7">
      <w:pPr>
        <w:rPr>
          <w:ins w:id="269" w:author="Joseph Ribeiro (Cefas)" w:date="2018-09-26T14:15:00Z"/>
          <w:rFonts w:asciiTheme="majorHAnsi" w:hAnsiTheme="majorHAnsi" w:cstheme="majorHAnsi"/>
          <w:i/>
        </w:rPr>
      </w:pPr>
      <w:ins w:id="270" w:author="Joseph Ribeiro (Cefas)" w:date="2018-09-26T14:15:00Z">
        <w:r w:rsidRPr="003C2FE7">
          <w:rPr>
            <w:rFonts w:asciiTheme="majorHAnsi" w:hAnsiTheme="majorHAnsi" w:cstheme="majorHAnsi"/>
            <w:i/>
          </w:rPr>
          <w:t>Survey data have been aggregated by Marine Scotland Science into a Groundfish Survey Monitoring and Assessment Data Product. For further information on this data product please see the reference material here [hyperlink: https://data.marine.gov.scot/dataset/manual-version-3-groundfish-survey-monitoring-and-assessment-data-product]”</w:t>
        </w:r>
      </w:ins>
    </w:p>
    <w:p w14:paraId="1AEC6FE2" w14:textId="77777777" w:rsidR="003C2FE7" w:rsidRPr="003C2FE7" w:rsidRDefault="003C2FE7" w:rsidP="003C2FE7">
      <w:pPr>
        <w:rPr>
          <w:ins w:id="271" w:author="Joseph Ribeiro (Cefas)" w:date="2018-09-26T14:15:00Z"/>
          <w:rFonts w:asciiTheme="majorHAnsi" w:hAnsiTheme="majorHAnsi" w:cstheme="majorHAnsi"/>
          <w:i/>
        </w:rPr>
      </w:pPr>
      <w:ins w:id="272" w:author="Joseph Ribeiro (Cefas)" w:date="2018-09-26T14:15:00Z">
        <w:r w:rsidRPr="003C2FE7">
          <w:rPr>
            <w:rFonts w:asciiTheme="majorHAnsi" w:hAnsiTheme="majorHAnsi" w:cstheme="majorHAnsi"/>
            <w:i/>
          </w:rPr>
          <w:t xml:space="preserve">The following documents are of particular relevance: </w:t>
        </w:r>
      </w:ins>
    </w:p>
    <w:p w14:paraId="7B8D00E6" w14:textId="77777777" w:rsidR="003C2FE7" w:rsidRPr="003C2FE7" w:rsidRDefault="003C2FE7" w:rsidP="003C2FE7">
      <w:pPr>
        <w:rPr>
          <w:ins w:id="273" w:author="Joseph Ribeiro (Cefas)" w:date="2018-09-26T14:15:00Z"/>
          <w:rFonts w:asciiTheme="majorHAnsi" w:hAnsiTheme="majorHAnsi" w:cstheme="majorHAnsi"/>
          <w:i/>
        </w:rPr>
      </w:pPr>
      <w:ins w:id="274" w:author="Joseph Ribeiro (Cefas)" w:date="2018-09-26T14:15:00Z">
        <w:r w:rsidRPr="003C2FE7">
          <w:rPr>
            <w:rFonts w:asciiTheme="majorHAnsi" w:hAnsiTheme="majorHAnsi" w:cstheme="majorHAnsi"/>
            <w:i/>
          </w:rPr>
          <w:t>Greenstreet, S.P.R and Moriarty, M. (2017) Manual for Version 3 of the Groundfish Survey Monitoring and Assessment Data Product. Scottish Marine and Freshwater Science Vol 8 No 18, 77pp. DOI: 10.7489/1986-1</w:t>
        </w:r>
      </w:ins>
    </w:p>
    <w:p w14:paraId="3CAC5DB4" w14:textId="1E99A3C0" w:rsidR="002B0B3F" w:rsidDel="003C2FE7" w:rsidRDefault="003C2FE7" w:rsidP="003C2FE7">
      <w:pPr>
        <w:rPr>
          <w:del w:id="275" w:author="Joseph Ribeiro (Cefas)" w:date="2018-09-26T14:15:00Z"/>
          <w:rFonts w:asciiTheme="majorHAnsi" w:hAnsiTheme="majorHAnsi" w:cstheme="majorHAnsi"/>
          <w:i/>
        </w:rPr>
      </w:pPr>
      <w:ins w:id="276" w:author="Joseph Ribeiro (Cefas)" w:date="2018-09-26T14:15:00Z">
        <w:r w:rsidRPr="003C2FE7">
          <w:rPr>
            <w:rFonts w:asciiTheme="majorHAnsi" w:hAnsiTheme="majorHAnsi" w:cstheme="majorHAnsi"/>
            <w:i/>
          </w:rPr>
          <w:t>Moriarty, M., Greenstreet, S.P.R. and Rasmussen, J. (2017) Derivation of Groundfish Survey Monitoring and Assessment Data Product for the Northeast Atlantic Area. Scottish Marine and Freshwater Science Vol 8 no 16, 240pp. DOI: 10.7489/1984-1</w:t>
        </w:r>
      </w:ins>
      <w:del w:id="277" w:author="Joseph Ribeiro (Cefas)" w:date="2018-09-26T14:15:00Z">
        <w:r w:rsidR="002B0B3F" w:rsidRPr="00D312E4" w:rsidDel="003C2FE7">
          <w:rPr>
            <w:rFonts w:asciiTheme="majorHAnsi" w:hAnsiTheme="majorHAnsi" w:cstheme="majorHAnsi"/>
            <w:i/>
          </w:rPr>
          <w:delText>Fisheries survey data originating from the Database of Groundfish Surveys (</w:delText>
        </w:r>
      </w:del>
      <w:del w:id="278" w:author="Joseph Ribeiro (Cefas)" w:date="2018-09-26T14:13:00Z">
        <w:r w:rsidR="002B0B3F" w:rsidRPr="00D312E4" w:rsidDel="003C2FE7">
          <w:rPr>
            <w:rFonts w:asciiTheme="majorHAnsi" w:hAnsiTheme="majorHAnsi" w:cstheme="majorHAnsi"/>
            <w:i/>
          </w:rPr>
          <w:delText>DATRAS</w:delText>
        </w:r>
      </w:del>
      <w:del w:id="279" w:author="Joseph Ribeiro (Cefas)" w:date="2018-09-26T14:15:00Z">
        <w:r w:rsidR="002B0B3F" w:rsidRPr="00D312E4" w:rsidDel="003C2FE7">
          <w:rPr>
            <w:rFonts w:asciiTheme="majorHAnsi" w:hAnsiTheme="majorHAnsi" w:cstheme="majorHAnsi"/>
            <w:i/>
          </w:rPr>
          <w:delText xml:space="preserve">) was quality checked by Marine Scotland Science to produce the </w:delText>
        </w:r>
      </w:del>
      <w:del w:id="280" w:author="Joseph Ribeiro (Cefas)" w:date="2018-09-26T14:12:00Z">
        <w:r w:rsidR="002B0B3F" w:rsidRPr="00D312E4" w:rsidDel="00734EC1">
          <w:rPr>
            <w:rFonts w:asciiTheme="majorHAnsi" w:hAnsiTheme="majorHAnsi" w:cstheme="majorHAnsi"/>
            <w:i/>
          </w:rPr>
          <w:delText>OSPAR</w:delText>
        </w:r>
      </w:del>
      <w:del w:id="281" w:author="Joseph Ribeiro (Cefas)" w:date="2018-09-26T14:15:00Z">
        <w:r w:rsidR="002B0B3F" w:rsidRPr="00D312E4" w:rsidDel="003C2FE7">
          <w:rPr>
            <w:rFonts w:asciiTheme="majorHAnsi" w:hAnsiTheme="majorHAnsi" w:cstheme="majorHAnsi"/>
            <w:i/>
          </w:rPr>
          <w:delText xml:space="preserve"> data product.</w:delText>
        </w:r>
      </w:del>
    </w:p>
    <w:p w14:paraId="072BBF37" w14:textId="77777777" w:rsidR="003C2FE7" w:rsidRPr="00D312E4" w:rsidRDefault="003C2FE7" w:rsidP="003C2FE7">
      <w:pPr>
        <w:rPr>
          <w:ins w:id="282" w:author="Joseph Ribeiro (Cefas)" w:date="2018-09-26T14:15:00Z"/>
          <w:rFonts w:asciiTheme="majorHAnsi" w:hAnsiTheme="majorHAnsi" w:cstheme="majorHAnsi"/>
          <w:i/>
        </w:rPr>
      </w:pPr>
    </w:p>
    <w:p w14:paraId="3B93988F" w14:textId="0BE3AB73" w:rsidR="002B0B3F" w:rsidRPr="00D312E4" w:rsidDel="003C2FE7" w:rsidRDefault="002B0B3F" w:rsidP="003C2FE7">
      <w:pPr>
        <w:rPr>
          <w:del w:id="283" w:author="Joseph Ribeiro (Cefas)" w:date="2018-09-26T14:15:00Z"/>
          <w:rFonts w:asciiTheme="majorHAnsi" w:hAnsiTheme="majorHAnsi" w:cstheme="majorHAnsi"/>
          <w:i/>
        </w:rPr>
      </w:pPr>
      <w:del w:id="284" w:author="Joseph Ribeiro (Cefas)" w:date="2018-09-26T14:15:00Z">
        <w:r w:rsidRPr="00D312E4" w:rsidDel="003C2FE7">
          <w:rPr>
            <w:rFonts w:asciiTheme="majorHAnsi" w:hAnsiTheme="majorHAnsi" w:cstheme="majorHAnsi"/>
            <w:i/>
          </w:rPr>
          <w:delText xml:space="preserve">This raw assessment data is held by ICES and available through the ICES </w:delText>
        </w:r>
      </w:del>
      <w:del w:id="285" w:author="Joseph Ribeiro (Cefas)" w:date="2018-09-26T14:13:00Z">
        <w:r w:rsidRPr="00D312E4" w:rsidDel="003C2FE7">
          <w:rPr>
            <w:rFonts w:asciiTheme="majorHAnsi" w:hAnsiTheme="majorHAnsi" w:cstheme="majorHAnsi"/>
            <w:i/>
          </w:rPr>
          <w:delText>datras</w:delText>
        </w:r>
      </w:del>
      <w:del w:id="286" w:author="Joseph Ribeiro (Cefas)" w:date="2018-09-26T14:15:00Z">
        <w:r w:rsidRPr="00D312E4" w:rsidDel="003C2FE7">
          <w:rPr>
            <w:rFonts w:asciiTheme="majorHAnsi" w:hAnsiTheme="majorHAnsi" w:cstheme="majorHAnsi"/>
            <w:i/>
          </w:rPr>
          <w:delText xml:space="preserve"> portal: [hyperlink:</w:delText>
        </w:r>
        <w:r w:rsidR="00FF37FD" w:rsidDel="003C2FE7">
          <w:rPr>
            <w:rStyle w:val="Hyperlink"/>
            <w:rFonts w:asciiTheme="majorHAnsi" w:hAnsiTheme="majorHAnsi" w:cstheme="majorHAnsi"/>
            <w:i/>
          </w:rPr>
          <w:fldChar w:fldCharType="begin"/>
        </w:r>
        <w:r w:rsidR="00FF37FD" w:rsidDel="003C2FE7">
          <w:rPr>
            <w:rStyle w:val="Hyperlink"/>
            <w:rFonts w:asciiTheme="majorHAnsi" w:hAnsiTheme="majorHAnsi" w:cstheme="majorHAnsi"/>
            <w:i/>
          </w:rPr>
          <w:delInstrText xml:space="preserve"> HYPERLINK "https://datras.ices.dk/Data_products/Download/Download_Data_public.aspx" </w:delInstrText>
        </w:r>
        <w:r w:rsidR="00FF37FD" w:rsidDel="003C2FE7">
          <w:rPr>
            <w:rStyle w:val="Hyperlink"/>
            <w:rFonts w:asciiTheme="majorHAnsi" w:hAnsiTheme="majorHAnsi" w:cstheme="majorHAnsi"/>
            <w:i/>
          </w:rPr>
          <w:fldChar w:fldCharType="separate"/>
        </w:r>
        <w:r w:rsidRPr="00D312E4" w:rsidDel="003C2FE7">
          <w:rPr>
            <w:rStyle w:val="Hyperlink"/>
            <w:rFonts w:asciiTheme="majorHAnsi" w:hAnsiTheme="majorHAnsi" w:cstheme="majorHAnsi"/>
            <w:i/>
          </w:rPr>
          <w:delText>https://</w:delText>
        </w:r>
      </w:del>
      <w:del w:id="287" w:author="Joseph Ribeiro (Cefas)" w:date="2018-09-26T14:13:00Z">
        <w:r w:rsidRPr="00D312E4" w:rsidDel="003C2FE7">
          <w:rPr>
            <w:rStyle w:val="Hyperlink"/>
            <w:rFonts w:asciiTheme="majorHAnsi" w:hAnsiTheme="majorHAnsi" w:cstheme="majorHAnsi"/>
            <w:i/>
          </w:rPr>
          <w:delText>datras</w:delText>
        </w:r>
      </w:del>
      <w:del w:id="288" w:author="Joseph Ribeiro (Cefas)" w:date="2018-09-26T14:15:00Z">
        <w:r w:rsidRPr="00D312E4" w:rsidDel="003C2FE7">
          <w:rPr>
            <w:rStyle w:val="Hyperlink"/>
            <w:rFonts w:asciiTheme="majorHAnsi" w:hAnsiTheme="majorHAnsi" w:cstheme="majorHAnsi"/>
            <w:i/>
          </w:rPr>
          <w:delText>.ices.dk/Data_products/Download/Download_Data_public.aspx</w:delText>
        </w:r>
        <w:r w:rsidR="00FF37FD" w:rsidDel="003C2FE7">
          <w:rPr>
            <w:rStyle w:val="Hyperlink"/>
            <w:rFonts w:asciiTheme="majorHAnsi" w:hAnsiTheme="majorHAnsi" w:cstheme="majorHAnsi"/>
            <w:i/>
          </w:rPr>
          <w:fldChar w:fldCharType="end"/>
        </w:r>
        <w:r w:rsidRPr="00D312E4" w:rsidDel="003C2FE7">
          <w:rPr>
            <w:rStyle w:val="Hyperlink"/>
            <w:rFonts w:asciiTheme="majorHAnsi" w:hAnsiTheme="majorHAnsi" w:cstheme="majorHAnsi"/>
            <w:i/>
          </w:rPr>
          <w:delText>]</w:delText>
        </w:r>
      </w:del>
    </w:p>
    <w:p w14:paraId="28507B72" w14:textId="27A6ED6A" w:rsidR="002B0B3F" w:rsidRPr="00D312E4" w:rsidDel="003C2FE7" w:rsidRDefault="002B0B3F" w:rsidP="003C2FE7">
      <w:pPr>
        <w:rPr>
          <w:del w:id="289" w:author="Joseph Ribeiro (Cefas)" w:date="2018-09-26T14:15:00Z"/>
          <w:rFonts w:asciiTheme="majorHAnsi" w:hAnsiTheme="majorHAnsi" w:cstheme="majorHAnsi"/>
          <w:i/>
        </w:rPr>
      </w:pPr>
      <w:del w:id="290" w:author="Joseph Ribeiro (Cefas)" w:date="2018-09-26T14:15:00Z">
        <w:r w:rsidRPr="00D312E4" w:rsidDel="003C2FE7">
          <w:rPr>
            <w:rFonts w:asciiTheme="majorHAnsi" w:hAnsiTheme="majorHAnsi" w:cstheme="majorHAnsi"/>
            <w:i/>
          </w:rPr>
          <w:delText xml:space="preserve">Survey data have been aggregated by Marine Scotland Science into a Groundfish Survey Monitoring and Assessment Data Product. For further information on this data product please see the manual here [hyperlink: </w:delText>
        </w:r>
        <w:r w:rsidR="00FF37FD" w:rsidDel="003C2FE7">
          <w:rPr>
            <w:rStyle w:val="Hyperlink"/>
            <w:rFonts w:asciiTheme="majorHAnsi" w:hAnsiTheme="majorHAnsi" w:cstheme="majorHAnsi"/>
            <w:i/>
          </w:rPr>
          <w:fldChar w:fldCharType="begin"/>
        </w:r>
        <w:r w:rsidR="00FF37FD" w:rsidDel="003C2FE7">
          <w:rPr>
            <w:rStyle w:val="Hyperlink"/>
            <w:rFonts w:asciiTheme="majorHAnsi" w:hAnsiTheme="majorHAnsi" w:cstheme="majorHAnsi"/>
            <w:i/>
          </w:rPr>
          <w:delInstrText xml:space="preserve"> HYPERLINK "https://data.marine.gov.scot/dataset/manual-version-3-groundfish-survey-monitoring-and-assessment-data-product" </w:delInstrText>
        </w:r>
        <w:r w:rsidR="00FF37FD" w:rsidDel="003C2FE7">
          <w:rPr>
            <w:rStyle w:val="Hyperlink"/>
            <w:rFonts w:asciiTheme="majorHAnsi" w:hAnsiTheme="majorHAnsi" w:cstheme="majorHAnsi"/>
            <w:i/>
          </w:rPr>
          <w:fldChar w:fldCharType="separate"/>
        </w:r>
        <w:r w:rsidRPr="00D312E4" w:rsidDel="003C2FE7">
          <w:rPr>
            <w:rStyle w:val="Hyperlink"/>
            <w:rFonts w:asciiTheme="majorHAnsi" w:hAnsiTheme="majorHAnsi" w:cstheme="majorHAnsi"/>
            <w:i/>
          </w:rPr>
          <w:delText>https://data.marine.gov.scot/dataset/manual-version-3-groundfish-survey-monitoring-and-assessment-data-product</w:delText>
        </w:r>
        <w:r w:rsidR="00FF37FD" w:rsidDel="003C2FE7">
          <w:rPr>
            <w:rStyle w:val="Hyperlink"/>
            <w:rFonts w:asciiTheme="majorHAnsi" w:hAnsiTheme="majorHAnsi" w:cstheme="majorHAnsi"/>
            <w:i/>
          </w:rPr>
          <w:fldChar w:fldCharType="end"/>
        </w:r>
        <w:r w:rsidRPr="00D312E4" w:rsidDel="003C2FE7">
          <w:rPr>
            <w:rFonts w:asciiTheme="majorHAnsi" w:hAnsiTheme="majorHAnsi" w:cstheme="majorHAnsi"/>
            <w:i/>
          </w:rPr>
          <w:delText>]</w:delText>
        </w:r>
      </w:del>
    </w:p>
    <w:p w14:paraId="7AE93726" w14:textId="77777777" w:rsidR="00B175C2" w:rsidRPr="00D312E4" w:rsidRDefault="00B175C2" w:rsidP="003C2FE7">
      <w:pPr>
        <w:rPr>
          <w:rFonts w:asciiTheme="majorHAnsi" w:hAnsiTheme="majorHAnsi" w:cstheme="majorHAnsi"/>
          <w:i/>
        </w:rPr>
      </w:pPr>
      <w:r w:rsidRPr="00D312E4">
        <w:rPr>
          <w:rFonts w:asciiTheme="majorHAnsi" w:hAnsiTheme="majorHAnsi" w:cstheme="majorHAnsi"/>
          <w:i/>
        </w:rPr>
        <w:t xml:space="preserve">Results are presented by survey and can be displayed or omitted as required. Survey acronym convention is as follows: First 2 to 4 Capitalised letters indicate the MSFD subregion (BBIC – Bay of </w:t>
      </w:r>
      <w:r w:rsidRPr="00D312E4">
        <w:rPr>
          <w:rFonts w:asciiTheme="majorHAnsi" w:hAnsiTheme="majorHAnsi" w:cstheme="majorHAnsi"/>
          <w:i/>
        </w:rPr>
        <w:lastRenderedPageBreak/>
        <w:t>Biscay and Iberian Coast; CS – Celtic Seas; GNS – Greater North Sea; WA – Wider Atlantic). Next Capitalised and lower case letters signify the country involved (Fra – France; Eng – England; Ire – Republic of Ireland; NIr – Northern Ireland; Sco – Scotland; Ger – Germany; Net – The Netherlands; Int – International). International refers to the two international groundfish surveys carried out in the North Sea under the auspices of ICES. Next two capitalised letters indicate the type of survey (OT – Otter trawl; BT – Beam trawl). Final number indicates the season in which the survey is primarily undertaken (1 – January to March; 3 – July to September; 4 – October to December).</w:t>
      </w:r>
    </w:p>
    <w:p w14:paraId="5CBD356B" w14:textId="60C9DC9F" w:rsidR="00341DBE" w:rsidRPr="00D312E4" w:rsidRDefault="00B175C2" w:rsidP="00B175C2">
      <w:pPr>
        <w:rPr>
          <w:rFonts w:asciiTheme="majorHAnsi" w:hAnsiTheme="majorHAnsi" w:cstheme="majorHAnsi"/>
          <w:i/>
        </w:rPr>
      </w:pPr>
      <w:r w:rsidRPr="00D312E4">
        <w:rPr>
          <w:rFonts w:asciiTheme="majorHAnsi" w:hAnsiTheme="majorHAnsi" w:cstheme="majorHAnsi"/>
          <w:i/>
        </w:rPr>
        <w:t>Beam trawl surveys are more efficient at catching benthic species such as sole and otter trawls have a greater chance of catching pelagic species such as mackerel, and results from such surveys are preferable should sufficient length samples be available. Differences in results by survey may also be reflective of the season in which they are conducted</w:t>
      </w:r>
      <w:r w:rsidR="00341DBE" w:rsidRPr="00D312E4">
        <w:rPr>
          <w:rFonts w:asciiTheme="majorHAnsi" w:eastAsia="Times New Roman" w:hAnsiTheme="majorHAnsi" w:cstheme="majorHAnsi"/>
          <w:i/>
          <w:lang w:val="en-GB" w:eastAsia="en-GB" w:bidi="ar-SA"/>
        </w:rPr>
        <w:t>”</w:t>
      </w:r>
    </w:p>
    <w:p w14:paraId="247F1B52" w14:textId="77777777" w:rsidR="007C18CA" w:rsidRPr="00F82200" w:rsidRDefault="00135CF0" w:rsidP="00135CF0">
      <w:pPr>
        <w:rPr>
          <w:rFonts w:asciiTheme="majorHAnsi" w:hAnsiTheme="majorHAnsi"/>
          <w:sz w:val="24"/>
          <w:szCs w:val="24"/>
          <w:u w:val="single"/>
        </w:rPr>
      </w:pPr>
      <w:r w:rsidRPr="00F82200">
        <w:rPr>
          <w:rFonts w:asciiTheme="majorHAnsi" w:hAnsiTheme="majorHAnsi"/>
          <w:sz w:val="24"/>
          <w:szCs w:val="24"/>
          <w:u w:val="single"/>
        </w:rPr>
        <w:t>Data processing field description</w:t>
      </w:r>
    </w:p>
    <w:p w14:paraId="2BB1EBC0" w14:textId="1D3856B5" w:rsidR="009E72EC" w:rsidRDefault="0028213D" w:rsidP="0028213D">
      <w:pPr>
        <w:rPr>
          <w:rFonts w:asciiTheme="majorHAnsi" w:eastAsia="Times New Roman" w:hAnsiTheme="majorHAnsi" w:cstheme="majorHAnsi"/>
          <w:i/>
          <w:lang w:val="en-GB" w:eastAsia="en-GB" w:bidi="ar-SA"/>
        </w:rPr>
      </w:pPr>
      <w:r>
        <w:rPr>
          <w:rFonts w:asciiTheme="majorHAnsi" w:hAnsiTheme="majorHAnsi" w:cstheme="majorHAnsi"/>
          <w:i/>
        </w:rPr>
        <w:t>“</w:t>
      </w:r>
      <w:r w:rsidR="009E72EC" w:rsidRPr="002217FC">
        <w:rPr>
          <w:rFonts w:asciiTheme="majorHAnsi" w:eastAsia="Times New Roman" w:hAnsiTheme="majorHAnsi" w:cstheme="majorHAnsi"/>
          <w:i/>
          <w:lang w:val="en-GB" w:eastAsia="en-GB" w:bidi="ar-SA"/>
        </w:rPr>
        <w:t xml:space="preserve">The Large Fish Indicator assessment reflects the proportion of the demersal fish and elasmobranch community that attain a large body size. Large individuals are defined as those longer than a survey-specific threshold length (40 cm in the North Sea IBTS) following the </w:t>
      </w:r>
      <w:del w:id="291" w:author="Joseph Ribeiro (Cefas)" w:date="2018-09-26T14:12:00Z">
        <w:r w:rsidR="009E72EC" w:rsidRPr="002217FC" w:rsidDel="00734EC1">
          <w:rPr>
            <w:rFonts w:asciiTheme="majorHAnsi" w:eastAsia="Times New Roman" w:hAnsiTheme="majorHAnsi" w:cstheme="majorHAnsi"/>
            <w:i/>
            <w:lang w:val="en-GB" w:eastAsia="en-GB" w:bidi="ar-SA"/>
          </w:rPr>
          <w:delText>OSPAR</w:delText>
        </w:r>
      </w:del>
      <w:ins w:id="292" w:author="Joseph Ribeiro (Cefas)" w:date="2018-09-26T14:12:00Z">
        <w:r w:rsidR="00734EC1">
          <w:rPr>
            <w:rFonts w:asciiTheme="majorHAnsi" w:eastAsia="Times New Roman" w:hAnsiTheme="majorHAnsi" w:cstheme="majorHAnsi"/>
            <w:i/>
            <w:lang w:val="en-GB" w:eastAsia="en-GB" w:bidi="ar-SA"/>
          </w:rPr>
          <w:t>OSPAR</w:t>
        </w:r>
      </w:ins>
      <w:r w:rsidR="009E72EC" w:rsidRPr="002217FC">
        <w:rPr>
          <w:rFonts w:asciiTheme="majorHAnsi" w:eastAsia="Times New Roman" w:hAnsiTheme="majorHAnsi" w:cstheme="majorHAnsi"/>
          <w:i/>
          <w:lang w:val="en-GB" w:eastAsia="en-GB" w:bidi="ar-SA"/>
        </w:rPr>
        <w:t xml:space="preserve"> EcoQO proportion of large fish description by Greenstreet et al (2011).</w:t>
      </w:r>
      <w:r w:rsidR="008812CB">
        <w:rPr>
          <w:rFonts w:asciiTheme="majorHAnsi" w:eastAsia="Times New Roman" w:hAnsiTheme="majorHAnsi" w:cstheme="majorHAnsi"/>
          <w:i/>
          <w:lang w:val="en-GB" w:eastAsia="en-GB" w:bidi="ar-SA"/>
        </w:rPr>
        <w:t xml:space="preserve"> </w:t>
      </w:r>
      <w:r w:rsidR="00DB0601" w:rsidRPr="00DB0601">
        <w:rPr>
          <w:rFonts w:asciiTheme="majorHAnsi" w:eastAsia="Times New Roman" w:hAnsiTheme="majorHAnsi" w:cstheme="majorHAnsi"/>
          <w:i/>
          <w:lang w:val="en-GB" w:eastAsia="en-GB" w:bidi="ar-SA"/>
        </w:rPr>
        <w:t xml:space="preserve">In response to fishing pressure and other stresses, species with late maturity and a large ultimate body size often decline in abundance more rapidly than smaller and faster-growing species (Kirkwood et al., 1994). As such, simple indicators such as Maximum Length and the Large Fish Index can indicate the response to fishing pressure, </w:t>
      </w:r>
      <w:r w:rsidR="006D4F06">
        <w:rPr>
          <w:rFonts w:asciiTheme="majorHAnsi" w:eastAsia="Times New Roman" w:hAnsiTheme="majorHAnsi" w:cstheme="majorHAnsi"/>
          <w:i/>
          <w:lang w:val="en-GB" w:eastAsia="en-GB" w:bidi="ar-SA"/>
        </w:rPr>
        <w:t>but</w:t>
      </w:r>
      <w:r w:rsidR="00DB0601" w:rsidRPr="00DB0601">
        <w:rPr>
          <w:rFonts w:asciiTheme="majorHAnsi" w:eastAsia="Times New Roman" w:hAnsiTheme="majorHAnsi" w:cstheme="majorHAnsi"/>
          <w:i/>
          <w:lang w:val="en-GB" w:eastAsia="en-GB" w:bidi="ar-SA"/>
        </w:rPr>
        <w:t xml:space="preserve"> other stressors such as climate</w:t>
      </w:r>
      <w:r w:rsidR="006D4F06">
        <w:rPr>
          <w:rFonts w:asciiTheme="majorHAnsi" w:eastAsia="Times New Roman" w:hAnsiTheme="majorHAnsi" w:cstheme="majorHAnsi"/>
          <w:i/>
          <w:lang w:val="en-GB" w:eastAsia="en-GB" w:bidi="ar-SA"/>
        </w:rPr>
        <w:t xml:space="preserve"> change will induce changes in LFI</w:t>
      </w:r>
      <w:r w:rsidR="00DB0601" w:rsidRPr="00DB0601">
        <w:rPr>
          <w:rFonts w:asciiTheme="majorHAnsi" w:eastAsia="Times New Roman" w:hAnsiTheme="majorHAnsi" w:cstheme="majorHAnsi"/>
          <w:i/>
          <w:lang w:val="en-GB" w:eastAsia="en-GB" w:bidi="ar-SA"/>
        </w:rPr>
        <w:t xml:space="preserve"> (Jennings et al., 1999; Queirós et al., 2018)</w:t>
      </w:r>
    </w:p>
    <w:p w14:paraId="32A84FC3" w14:textId="45615515" w:rsidR="00254BD9" w:rsidRPr="00254BD9" w:rsidRDefault="00254BD9" w:rsidP="00254BD9">
      <w:pPr>
        <w:rPr>
          <w:rFonts w:asciiTheme="majorHAnsi" w:eastAsia="Times New Roman" w:hAnsiTheme="majorHAnsi" w:cstheme="majorHAnsi"/>
          <w:i/>
          <w:lang w:val="en-GB" w:eastAsia="en-GB" w:bidi="ar-SA"/>
        </w:rPr>
      </w:pPr>
      <w:r>
        <w:rPr>
          <w:rFonts w:asciiTheme="majorHAnsi" w:eastAsia="Times New Roman" w:hAnsiTheme="majorHAnsi" w:cstheme="majorHAnsi"/>
          <w:i/>
          <w:lang w:val="en-GB" w:eastAsia="en-GB" w:bidi="ar-SA"/>
        </w:rPr>
        <w:t>LFI calculations use</w:t>
      </w:r>
      <w:r w:rsidRPr="00254BD9">
        <w:rPr>
          <w:rFonts w:asciiTheme="majorHAnsi" w:eastAsia="Times New Roman" w:hAnsiTheme="majorHAnsi" w:cstheme="majorHAnsi"/>
          <w:i/>
          <w:lang w:val="en-GB" w:eastAsia="en-GB" w:bidi="ar-SA"/>
        </w:rPr>
        <w:t xml:space="preserve"> estimates of fish biomass density-at-length provided by the first quarter (Q1) international bottom trawl survey. Greenstreet et al. </w:t>
      </w:r>
      <w:r>
        <w:rPr>
          <w:rFonts w:asciiTheme="majorHAnsi" w:eastAsia="Times New Roman" w:hAnsiTheme="majorHAnsi" w:cstheme="majorHAnsi"/>
          <w:i/>
          <w:lang w:val="en-GB" w:eastAsia="en-GB" w:bidi="ar-SA"/>
        </w:rPr>
        <w:t>(</w:t>
      </w:r>
      <w:r w:rsidRPr="00254BD9">
        <w:rPr>
          <w:rFonts w:asciiTheme="majorHAnsi" w:eastAsia="Times New Roman" w:hAnsiTheme="majorHAnsi" w:cstheme="majorHAnsi"/>
          <w:i/>
          <w:lang w:val="en-GB" w:eastAsia="en-GB" w:bidi="ar-SA"/>
        </w:rPr>
        <w:t>2011, 2012</w:t>
      </w:r>
      <w:r>
        <w:rPr>
          <w:rFonts w:asciiTheme="majorHAnsi" w:eastAsia="Times New Roman" w:hAnsiTheme="majorHAnsi" w:cstheme="majorHAnsi"/>
          <w:i/>
          <w:lang w:val="en-GB" w:eastAsia="en-GB" w:bidi="ar-SA"/>
        </w:rPr>
        <w:t>) first calculated t</w:t>
      </w:r>
      <w:r w:rsidRPr="00254BD9">
        <w:rPr>
          <w:rFonts w:asciiTheme="majorHAnsi" w:eastAsia="Times New Roman" w:hAnsiTheme="majorHAnsi" w:cstheme="majorHAnsi"/>
          <w:i/>
          <w:lang w:val="en-GB" w:eastAsia="en-GB" w:bidi="ar-SA"/>
        </w:rPr>
        <w:t xml:space="preserve">he Large Fish Index (LFI) </w:t>
      </w:r>
      <w:r>
        <w:rPr>
          <w:rFonts w:asciiTheme="majorHAnsi" w:eastAsia="Times New Roman" w:hAnsiTheme="majorHAnsi" w:cstheme="majorHAnsi"/>
          <w:i/>
          <w:lang w:val="en-GB" w:eastAsia="en-GB" w:bidi="ar-SA"/>
        </w:rPr>
        <w:t>for the North</w:t>
      </w:r>
      <w:r w:rsidRPr="00254BD9">
        <w:rPr>
          <w:rFonts w:asciiTheme="majorHAnsi" w:eastAsia="Times New Roman" w:hAnsiTheme="majorHAnsi" w:cstheme="majorHAnsi"/>
          <w:i/>
          <w:lang w:val="en-GB" w:eastAsia="en-GB" w:bidi="ar-SA"/>
        </w:rPr>
        <w:t xml:space="preserve"> Sea</w:t>
      </w:r>
      <w:r>
        <w:rPr>
          <w:rFonts w:asciiTheme="majorHAnsi" w:eastAsia="Times New Roman" w:hAnsiTheme="majorHAnsi" w:cstheme="majorHAnsi"/>
          <w:i/>
          <w:lang w:val="en-GB" w:eastAsia="en-GB" w:bidi="ar-SA"/>
        </w:rPr>
        <w:t>, using a threshold defining ‘large fish’ (L</w:t>
      </w:r>
      <w:r w:rsidRPr="00254BD9">
        <w:rPr>
          <w:rFonts w:asciiTheme="majorHAnsi" w:eastAsia="Times New Roman" w:hAnsiTheme="majorHAnsi" w:cstheme="majorHAnsi"/>
          <w:i/>
          <w:vertAlign w:val="subscript"/>
          <w:lang w:val="en-GB" w:eastAsia="en-GB" w:bidi="ar-SA"/>
        </w:rPr>
        <w:t>LF</w:t>
      </w:r>
      <w:r>
        <w:rPr>
          <w:rFonts w:asciiTheme="majorHAnsi" w:eastAsia="Times New Roman" w:hAnsiTheme="majorHAnsi" w:cstheme="majorHAnsi"/>
          <w:i/>
          <w:lang w:val="en-GB" w:eastAsia="en-GB" w:bidi="ar-SA"/>
        </w:rPr>
        <w:t xml:space="preserve">). </w:t>
      </w:r>
      <w:r w:rsidRPr="00254BD9">
        <w:rPr>
          <w:rFonts w:asciiTheme="majorHAnsi" w:eastAsia="Times New Roman" w:hAnsiTheme="majorHAnsi" w:cstheme="majorHAnsi"/>
          <w:i/>
          <w:lang w:val="en-GB" w:eastAsia="en-GB" w:bidi="ar-SA"/>
        </w:rPr>
        <w:t xml:space="preserve">The LFI </w:t>
      </w:r>
      <w:r>
        <w:rPr>
          <w:rFonts w:asciiTheme="majorHAnsi" w:eastAsia="Times New Roman" w:hAnsiTheme="majorHAnsi" w:cstheme="majorHAnsi"/>
          <w:i/>
          <w:lang w:val="en-GB" w:eastAsia="en-GB" w:bidi="ar-SA"/>
        </w:rPr>
        <w:t>is then calculated as:</w:t>
      </w:r>
    </w:p>
    <w:p w14:paraId="7E08ADD9" w14:textId="3B365BC3" w:rsidR="00254BD9" w:rsidRPr="00254BD9" w:rsidRDefault="00254BD9" w:rsidP="00254BD9">
      <w:pPr>
        <w:rPr>
          <w:rFonts w:asciiTheme="majorHAnsi" w:eastAsia="Times New Roman" w:hAnsiTheme="majorHAnsi" w:cstheme="majorHAnsi"/>
          <w:i/>
          <w:lang w:val="en-GB" w:eastAsia="en-GB" w:bidi="ar-SA"/>
        </w:rPr>
      </w:pPr>
      <w:r w:rsidRPr="00254BD9">
        <w:rPr>
          <w:rFonts w:asciiTheme="majorHAnsi" w:eastAsia="Times New Roman" w:hAnsiTheme="majorHAnsi" w:cstheme="majorHAnsi"/>
          <w:i/>
          <w:lang w:val="en-GB" w:eastAsia="en-GB" w:bidi="ar-SA"/>
        </w:rPr>
        <w:t xml:space="preserve"> </w:t>
      </w:r>
      <w:r>
        <w:rPr>
          <w:rFonts w:asciiTheme="majorHAnsi" w:eastAsia="Times New Roman" w:hAnsiTheme="majorHAnsi" w:cstheme="majorHAnsi"/>
          <w:i/>
          <w:noProof/>
          <w:lang w:val="en-GB" w:eastAsia="en-GB" w:bidi="ar-SA"/>
        </w:rPr>
        <w:drawing>
          <wp:inline distT="0" distB="0" distL="0" distR="0" wp14:anchorId="41CDD870" wp14:editId="4FDBB833">
            <wp:extent cx="165735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7350" cy="533400"/>
                    </a:xfrm>
                    <a:prstGeom prst="rect">
                      <a:avLst/>
                    </a:prstGeom>
                    <a:noFill/>
                    <a:ln>
                      <a:noFill/>
                    </a:ln>
                  </pic:spPr>
                </pic:pic>
              </a:graphicData>
            </a:graphic>
          </wp:inline>
        </w:drawing>
      </w:r>
    </w:p>
    <w:p w14:paraId="1DE5B9AA" w14:textId="2F6B1C83" w:rsidR="00254BD9" w:rsidRPr="002217FC" w:rsidRDefault="00254BD9" w:rsidP="00254BD9">
      <w:pPr>
        <w:rPr>
          <w:rFonts w:asciiTheme="majorHAnsi" w:eastAsia="Times New Roman" w:hAnsiTheme="majorHAnsi" w:cstheme="majorHAnsi"/>
          <w:i/>
          <w:lang w:val="en-GB" w:eastAsia="en-GB" w:bidi="ar-SA"/>
        </w:rPr>
      </w:pPr>
      <w:r w:rsidRPr="00254BD9">
        <w:rPr>
          <w:rFonts w:asciiTheme="majorHAnsi" w:eastAsia="Times New Roman" w:hAnsiTheme="majorHAnsi" w:cstheme="majorHAnsi"/>
          <w:i/>
          <w:lang w:val="en-GB" w:eastAsia="en-GB" w:bidi="ar-SA"/>
        </w:rPr>
        <w:t xml:space="preserve"> where L is length (in cm) and B is biomass density (as kg/km</w:t>
      </w:r>
      <w:r w:rsidRPr="00254BD9">
        <w:rPr>
          <w:rFonts w:asciiTheme="majorHAnsi" w:eastAsia="Times New Roman" w:hAnsiTheme="majorHAnsi" w:cstheme="majorHAnsi"/>
          <w:i/>
          <w:vertAlign w:val="superscript"/>
          <w:lang w:val="en-GB" w:eastAsia="en-GB" w:bidi="ar-SA"/>
        </w:rPr>
        <w:t>2</w:t>
      </w:r>
      <w:r w:rsidRPr="00254BD9">
        <w:rPr>
          <w:rFonts w:asciiTheme="majorHAnsi" w:eastAsia="Times New Roman" w:hAnsiTheme="majorHAnsi" w:cstheme="majorHAnsi"/>
          <w:i/>
          <w:lang w:val="en-GB" w:eastAsia="en-GB" w:bidi="ar-SA"/>
        </w:rPr>
        <w:t>).</w:t>
      </w:r>
    </w:p>
    <w:p w14:paraId="63ADE3D6" w14:textId="565D1B43" w:rsidR="009E72EC" w:rsidRPr="002A7CC5" w:rsidRDefault="003C2FE7" w:rsidP="009E72EC">
      <w:pPr>
        <w:spacing w:after="300" w:line="288" w:lineRule="atLeast"/>
        <w:rPr>
          <w:rFonts w:asciiTheme="majorHAnsi" w:eastAsia="Times New Roman" w:hAnsiTheme="majorHAnsi" w:cstheme="majorHAnsi"/>
          <w:i/>
          <w:lang w:val="en-GB" w:eastAsia="en-GB" w:bidi="ar-SA"/>
        </w:rPr>
      </w:pPr>
      <w:ins w:id="293" w:author="Joseph Ribeiro (Cefas)" w:date="2018-09-26T14:18:00Z">
        <w:r w:rsidRPr="002110F0">
          <w:rPr>
            <w:rFonts w:asciiTheme="majorHAnsi" w:eastAsia="Times New Roman" w:hAnsiTheme="majorHAnsi" w:cstheme="majorHAnsi"/>
            <w:i/>
            <w:lang w:val="en-GB" w:eastAsia="en-GB" w:bidi="ar-SA"/>
          </w:rPr>
          <w:t xml:space="preserve">This tool assesses </w:t>
        </w:r>
        <w:r>
          <w:rPr>
            <w:rFonts w:asciiTheme="majorHAnsi" w:eastAsia="Times New Roman" w:hAnsiTheme="majorHAnsi" w:cstheme="majorHAnsi"/>
            <w:i/>
            <w:lang w:val="en-GB" w:eastAsia="en-GB" w:bidi="ar-SA"/>
          </w:rPr>
          <w:t xml:space="preserve">ICES </w:t>
        </w:r>
        <w:r w:rsidRPr="002110F0">
          <w:rPr>
            <w:rFonts w:asciiTheme="majorHAnsi" w:eastAsia="Times New Roman" w:hAnsiTheme="majorHAnsi" w:cstheme="majorHAnsi"/>
            <w:i/>
            <w:lang w:val="en-GB" w:eastAsia="en-GB" w:bidi="ar-SA"/>
          </w:rPr>
          <w:t>groundfish survey data</w:t>
        </w:r>
        <w:r>
          <w:rPr>
            <w:rFonts w:asciiTheme="majorHAnsi" w:eastAsia="Times New Roman" w:hAnsiTheme="majorHAnsi" w:cstheme="majorHAnsi"/>
            <w:i/>
            <w:lang w:val="en-GB" w:eastAsia="en-GB" w:bidi="ar-SA"/>
          </w:rPr>
          <w:t xml:space="preserve"> obtained through </w:t>
        </w:r>
        <w:r w:rsidRPr="002110F0">
          <w:rPr>
            <w:rFonts w:asciiTheme="majorHAnsi" w:eastAsia="Times New Roman" w:hAnsiTheme="majorHAnsi" w:cstheme="majorHAnsi"/>
            <w:i/>
            <w:lang w:val="en-GB" w:eastAsia="en-GB" w:bidi="ar-SA"/>
          </w:rPr>
          <w:t xml:space="preserve">trawl surveys in the Celtic Sea and Greater North Sea </w:t>
        </w:r>
        <w:r>
          <w:rPr>
            <w:rFonts w:asciiTheme="majorHAnsi" w:eastAsia="Times New Roman" w:hAnsiTheme="majorHAnsi" w:cstheme="majorHAnsi"/>
            <w:i/>
            <w:lang w:val="en-GB" w:eastAsia="en-GB" w:bidi="ar-SA"/>
          </w:rPr>
          <w:t>since</w:t>
        </w:r>
        <w:r w:rsidRPr="002110F0">
          <w:rPr>
            <w:rFonts w:asciiTheme="majorHAnsi" w:eastAsia="Times New Roman" w:hAnsiTheme="majorHAnsi" w:cstheme="majorHAnsi"/>
            <w:i/>
            <w:lang w:val="en-GB" w:eastAsia="en-GB" w:bidi="ar-SA"/>
          </w:rPr>
          <w:t xml:space="preserve"> 1983. </w:t>
        </w:r>
      </w:ins>
      <w:r w:rsidR="009E72EC" w:rsidRPr="002217FC">
        <w:rPr>
          <w:rFonts w:asciiTheme="majorHAnsi" w:eastAsia="Times New Roman" w:hAnsiTheme="majorHAnsi" w:cstheme="majorHAnsi"/>
          <w:i/>
          <w:lang w:val="en-GB" w:eastAsia="en-GB" w:bidi="ar-SA"/>
        </w:rPr>
        <w:t xml:space="preserve">The main </w:t>
      </w:r>
      <w:r w:rsidR="002217FC" w:rsidRPr="002217FC">
        <w:rPr>
          <w:rFonts w:asciiTheme="majorHAnsi" w:eastAsia="Times New Roman" w:hAnsiTheme="majorHAnsi" w:cstheme="majorHAnsi"/>
          <w:i/>
          <w:lang w:val="en-GB" w:eastAsia="en-GB" w:bidi="ar-SA"/>
        </w:rPr>
        <w:t>steps in the calculation of the LFI</w:t>
      </w:r>
      <w:r w:rsidR="009E72EC" w:rsidRPr="002217FC">
        <w:rPr>
          <w:rFonts w:asciiTheme="majorHAnsi" w:eastAsia="Times New Roman" w:hAnsiTheme="majorHAnsi" w:cstheme="majorHAnsi"/>
          <w:i/>
          <w:lang w:val="en-GB" w:eastAsia="en-GB" w:bidi="ar-SA"/>
        </w:rPr>
        <w:t xml:space="preserve"> are: transforming sampled numbers of fish per unit area to estimates of biomass densities of fish units of kg/m2; raising sample level data to biomass densities in assessment </w:t>
      </w:r>
      <w:r w:rsidR="009E72EC" w:rsidRPr="002A7CC5">
        <w:rPr>
          <w:rFonts w:asciiTheme="majorHAnsi" w:eastAsia="Times New Roman" w:hAnsiTheme="majorHAnsi" w:cstheme="majorHAnsi"/>
          <w:i/>
          <w:lang w:val="en-GB" w:eastAsia="en-GB" w:bidi="ar-SA"/>
        </w:rPr>
        <w:t xml:space="preserve">areas, time series assessment against baseline and reference level. Time series are calculated from different surveys in different </w:t>
      </w:r>
      <w:del w:id="294" w:author="Joseph Ribeiro (Cefas)" w:date="2018-09-26T14:12:00Z">
        <w:r w:rsidR="009E72EC" w:rsidRPr="002A7CC5" w:rsidDel="00734EC1">
          <w:rPr>
            <w:rFonts w:asciiTheme="majorHAnsi" w:eastAsia="Times New Roman" w:hAnsiTheme="majorHAnsi" w:cstheme="majorHAnsi"/>
            <w:i/>
            <w:lang w:val="en-GB" w:eastAsia="en-GB" w:bidi="ar-SA"/>
          </w:rPr>
          <w:delText>OSPAR</w:delText>
        </w:r>
      </w:del>
      <w:ins w:id="295" w:author="Joseph Ribeiro (Cefas)" w:date="2018-09-26T14:12:00Z">
        <w:r w:rsidR="00734EC1">
          <w:rPr>
            <w:rFonts w:asciiTheme="majorHAnsi" w:eastAsia="Times New Roman" w:hAnsiTheme="majorHAnsi" w:cstheme="majorHAnsi"/>
            <w:i/>
            <w:lang w:val="en-GB" w:eastAsia="en-GB" w:bidi="ar-SA"/>
          </w:rPr>
          <w:t>OSPAR</w:t>
        </w:r>
      </w:ins>
      <w:r w:rsidR="009E72EC" w:rsidRPr="002A7CC5">
        <w:rPr>
          <w:rFonts w:asciiTheme="majorHAnsi" w:eastAsia="Times New Roman" w:hAnsiTheme="majorHAnsi" w:cstheme="majorHAnsi"/>
          <w:i/>
          <w:lang w:val="en-GB" w:eastAsia="en-GB" w:bidi="ar-SA"/>
        </w:rPr>
        <w:t xml:space="preserve"> areas. The calculation is detailed by Fung et al (201</w:t>
      </w:r>
      <w:r w:rsidR="001C1934" w:rsidRPr="002A7CC5">
        <w:rPr>
          <w:rFonts w:asciiTheme="majorHAnsi" w:eastAsia="Times New Roman" w:hAnsiTheme="majorHAnsi" w:cstheme="majorHAnsi"/>
          <w:i/>
          <w:lang w:val="en-GB" w:eastAsia="en-GB" w:bidi="ar-SA"/>
        </w:rPr>
        <w:t>3</w:t>
      </w:r>
      <w:r w:rsidR="009E72EC" w:rsidRPr="002A7CC5">
        <w:rPr>
          <w:rFonts w:asciiTheme="majorHAnsi" w:eastAsia="Times New Roman" w:hAnsiTheme="majorHAnsi" w:cstheme="majorHAnsi"/>
          <w:i/>
          <w:lang w:val="en-GB" w:eastAsia="en-GB" w:bidi="ar-SA"/>
        </w:rPr>
        <w:t>) with the additional step of average haul densities by rectangle and sub-division (Greenstreet et al in prep.; ICES 2015).</w:t>
      </w:r>
      <w:r w:rsidR="002217FC" w:rsidRPr="002A7CC5">
        <w:rPr>
          <w:rFonts w:asciiTheme="majorHAnsi" w:eastAsia="Times New Roman" w:hAnsiTheme="majorHAnsi" w:cstheme="majorHAnsi"/>
          <w:i/>
          <w:lang w:val="en-GB" w:eastAsia="en-GB" w:bidi="ar-SA"/>
        </w:rPr>
        <w:t xml:space="preserve"> These data processing steps are elaborated upon in the following paragraphs.</w:t>
      </w:r>
    </w:p>
    <w:p w14:paraId="59DE9C7D" w14:textId="051110A4" w:rsidR="002B0119" w:rsidRPr="002A7CC5" w:rsidRDefault="002B0119" w:rsidP="007955B4">
      <w:pPr>
        <w:rPr>
          <w:rFonts w:asciiTheme="majorHAnsi" w:hAnsiTheme="majorHAnsi"/>
          <w:i/>
          <w:szCs w:val="24"/>
        </w:rPr>
      </w:pPr>
      <w:r w:rsidRPr="002A7CC5">
        <w:rPr>
          <w:rFonts w:asciiTheme="majorHAnsi" w:hAnsiTheme="majorHAnsi"/>
          <w:i/>
          <w:szCs w:val="24"/>
        </w:rPr>
        <w:t>Due to the variability in time/season, area and gear</w:t>
      </w:r>
      <w:r w:rsidR="002A7CC5" w:rsidRPr="002A7CC5">
        <w:rPr>
          <w:rFonts w:asciiTheme="majorHAnsi" w:hAnsiTheme="majorHAnsi"/>
          <w:i/>
          <w:szCs w:val="24"/>
        </w:rPr>
        <w:t xml:space="preserve"> between surveys,</w:t>
      </w:r>
      <w:r w:rsidRPr="002A7CC5">
        <w:rPr>
          <w:rFonts w:asciiTheme="majorHAnsi" w:hAnsiTheme="majorHAnsi"/>
          <w:i/>
          <w:szCs w:val="24"/>
        </w:rPr>
        <w:t xml:space="preserve"> data used in this assessment have been left un-aggregated and are instead presented as separate result outputs at the survey level. In order to be accurate and meaningful, the indicator requires that surveys are conducted at regular intervals (e.g. annually) in the same area with a standard fishing gear targeting the same species assemblage.</w:t>
      </w:r>
      <w:r w:rsidR="002A7CC5" w:rsidRPr="002A7CC5">
        <w:rPr>
          <w:rFonts w:asciiTheme="majorHAnsi" w:hAnsiTheme="majorHAnsi"/>
          <w:i/>
          <w:szCs w:val="24"/>
        </w:rPr>
        <w:t xml:space="preserve"> </w:t>
      </w:r>
    </w:p>
    <w:p w14:paraId="386A325A" w14:textId="77777777" w:rsidR="002A7CC5" w:rsidRPr="002A7CC5" w:rsidRDefault="002A7CC5" w:rsidP="002A7CC5">
      <w:pPr>
        <w:rPr>
          <w:rFonts w:asciiTheme="majorHAnsi" w:eastAsia="Times New Roman" w:hAnsiTheme="majorHAnsi" w:cstheme="majorHAnsi"/>
          <w:i/>
          <w:lang w:val="en-GB" w:eastAsia="en-GB" w:bidi="ar-SA"/>
        </w:rPr>
      </w:pPr>
      <w:r w:rsidRPr="002A7CC5">
        <w:rPr>
          <w:rFonts w:asciiTheme="majorHAnsi" w:eastAsia="Times New Roman" w:hAnsiTheme="majorHAnsi" w:cstheme="majorHAnsi"/>
          <w:i/>
          <w:lang w:val="en-GB" w:eastAsia="en-GB" w:bidi="ar-SA"/>
        </w:rPr>
        <w:lastRenderedPageBreak/>
        <w:t>Standard data collected on these surveys consists of numbers of each species of fish sampled in each sample, measured to defined length categories (i.e. 1cm below, so a fish with a recorded length of 14 cm would be between 14.00 cm</w:t>
      </w:r>
      <w:bookmarkStart w:id="296" w:name="_Hlk515618332"/>
      <w:r w:rsidRPr="002A7CC5">
        <w:rPr>
          <w:rFonts w:asciiTheme="majorHAnsi" w:eastAsia="Times New Roman" w:hAnsiTheme="majorHAnsi" w:cstheme="majorHAnsi"/>
          <w:i/>
          <w:lang w:val="en-GB" w:eastAsia="en-GB" w:bidi="ar-SA"/>
        </w:rPr>
        <w:t xml:space="preserve"> and 14.99 cm in length). By dividing these species catch numbers-at-length by the area swept by the trawl on each sampling occasion, these catch data are converted to standardised estimates of fish density-at-length, by species, at each sampling location. However, the indicator is based on biomass rather than abundance, so these abundance densities were converted to biomass density data through the application of species weight (w) at length relationships (of the form w = aLb, where a and b are species-specific parameters). Density estimates per length category per species based on biomass (kg per km2) are referred to below as Catch Per Unit Area (CPUA). </w:t>
      </w:r>
    </w:p>
    <w:p w14:paraId="11B99C46" w14:textId="77777777" w:rsidR="002A7CC5" w:rsidRDefault="002A7CC5" w:rsidP="002A7CC5">
      <w:pPr>
        <w:rPr>
          <w:rFonts w:asciiTheme="majorHAnsi" w:eastAsia="Times New Roman" w:hAnsiTheme="majorHAnsi" w:cstheme="majorHAnsi"/>
          <w:i/>
          <w:lang w:val="en-GB" w:eastAsia="en-GB" w:bidi="ar-SA"/>
        </w:rPr>
      </w:pPr>
      <w:r w:rsidRPr="002A7CC5">
        <w:rPr>
          <w:rFonts w:asciiTheme="majorHAnsi" w:eastAsia="Times New Roman" w:hAnsiTheme="majorHAnsi" w:cstheme="majorHAnsi"/>
          <w:i/>
          <w:lang w:val="en-GB" w:eastAsia="en-GB" w:bidi="ar-SA"/>
        </w:rPr>
        <w:t xml:space="preserve">These trawl-sample density-at-length estimates were averaged (retaining year, species and length category information) across all trawl samples within each sampling stratum (i.e. survey specific strata following the survey design, which is a rectangular grid in the North Sea and generally depth-based strata elsewhere). </w:t>
      </w:r>
    </w:p>
    <w:bookmarkEnd w:id="296"/>
    <w:p w14:paraId="4E5ABCF9" w14:textId="5D1535B1" w:rsidR="005805CE" w:rsidRPr="002E2953" w:rsidRDefault="005805CE" w:rsidP="002A7CC5">
      <w:pPr>
        <w:rPr>
          <w:rFonts w:asciiTheme="majorHAnsi" w:eastAsia="Times New Roman" w:hAnsiTheme="majorHAnsi" w:cstheme="majorHAnsi"/>
          <w:i/>
          <w:lang w:val="en-GB" w:eastAsia="en-GB" w:bidi="ar-SA"/>
        </w:rPr>
      </w:pPr>
      <w:r w:rsidRPr="002A4C8B">
        <w:rPr>
          <w:rFonts w:asciiTheme="majorHAnsi" w:eastAsia="Times New Roman" w:hAnsiTheme="majorHAnsi" w:cstheme="majorHAnsi"/>
          <w:i/>
          <w:lang w:val="en-GB" w:eastAsia="en-GB" w:bidi="ar-SA"/>
        </w:rPr>
        <w:t xml:space="preserve">The lack of data prior to large scale commercial fishing, means it is difficult to determine what </w:t>
      </w:r>
      <w:r w:rsidR="004D2C56">
        <w:rPr>
          <w:rFonts w:asciiTheme="majorHAnsi" w:eastAsia="Times New Roman" w:hAnsiTheme="majorHAnsi" w:cstheme="majorHAnsi"/>
          <w:i/>
          <w:lang w:val="en-GB" w:eastAsia="en-GB" w:bidi="ar-SA"/>
        </w:rPr>
        <w:t xml:space="preserve">LFI </w:t>
      </w:r>
      <w:r w:rsidRPr="002A4C8B">
        <w:rPr>
          <w:rFonts w:asciiTheme="majorHAnsi" w:eastAsia="Times New Roman" w:hAnsiTheme="majorHAnsi" w:cstheme="majorHAnsi"/>
          <w:i/>
          <w:lang w:val="en-GB" w:eastAsia="en-GB" w:bidi="ar-SA"/>
        </w:rPr>
        <w:t xml:space="preserve">values have been indicative of sustainable populations of demersal and pelagic fish. The time-series of data for most areas assessed, started in the 1980s or 1990s when fishing pressure had been high for a number of years. For the UK target to be met, </w:t>
      </w:r>
      <w:r w:rsidR="004D2C56">
        <w:rPr>
          <w:rFonts w:asciiTheme="majorHAnsi" w:eastAsia="Times New Roman" w:hAnsiTheme="majorHAnsi" w:cstheme="majorHAnsi"/>
          <w:i/>
          <w:lang w:val="en-GB" w:eastAsia="en-GB" w:bidi="ar-SA"/>
        </w:rPr>
        <w:t>LFI</w:t>
      </w:r>
      <w:r w:rsidRPr="002A4C8B">
        <w:rPr>
          <w:rFonts w:asciiTheme="majorHAnsi" w:eastAsia="Times New Roman" w:hAnsiTheme="majorHAnsi" w:cstheme="majorHAnsi"/>
          <w:i/>
          <w:lang w:val="en-GB" w:eastAsia="en-GB" w:bidi="ar-SA"/>
        </w:rPr>
        <w:t xml:space="preserve"> would be expected to be increasing compared to earlier points in the time-series.</w:t>
      </w:r>
    </w:p>
    <w:p w14:paraId="41BCF557" w14:textId="317AC816" w:rsidR="00C34287" w:rsidRPr="001C1934" w:rsidRDefault="00964FF8" w:rsidP="002E7B03">
      <w:pPr>
        <w:rPr>
          <w:rFonts w:asciiTheme="majorHAnsi" w:eastAsia="Times New Roman" w:hAnsiTheme="majorHAnsi" w:cstheme="majorHAnsi"/>
          <w:i/>
          <w:lang w:val="en-GB" w:eastAsia="en-GB" w:bidi="ar-SA"/>
        </w:rPr>
      </w:pPr>
      <w:r>
        <w:rPr>
          <w:rFonts w:asciiTheme="majorHAnsi" w:hAnsiTheme="majorHAnsi"/>
          <w:i/>
          <w:szCs w:val="24"/>
        </w:rPr>
        <w:t>LFI trend assessments</w:t>
      </w:r>
      <w:r w:rsidR="005805CE">
        <w:rPr>
          <w:rFonts w:asciiTheme="majorHAnsi" w:hAnsiTheme="majorHAnsi"/>
          <w:i/>
          <w:szCs w:val="24"/>
        </w:rPr>
        <w:t xml:space="preserve"> on this webpage</w:t>
      </w:r>
      <w:r>
        <w:rPr>
          <w:rFonts w:asciiTheme="majorHAnsi" w:hAnsiTheme="majorHAnsi"/>
          <w:i/>
          <w:szCs w:val="24"/>
        </w:rPr>
        <w:t xml:space="preserve"> use breakpoint analysis, and any improvement or reduction in the LFI mapped here is indicative of this analysis. An improvement is defined here as a period of lower mean LFI, followed by a terminal period of higher mean LFI as identified by breakpoint analysis</w:t>
      </w:r>
      <w:r w:rsidR="002E7B03">
        <w:rPr>
          <w:rFonts w:asciiTheme="majorHAnsi" w:hAnsiTheme="majorHAnsi"/>
          <w:i/>
          <w:szCs w:val="24"/>
        </w:rPr>
        <w:t>, whilst a reduction is defined as a period of higher mean LFI, followed by a terminal period of lower mean LFI. Loess lines on figures are produced using the loess function in the r stats package, with a 10 year span and a 2</w:t>
      </w:r>
      <w:r w:rsidR="002E7B03" w:rsidRPr="002E7B03">
        <w:rPr>
          <w:rFonts w:asciiTheme="majorHAnsi" w:hAnsiTheme="majorHAnsi"/>
          <w:i/>
          <w:szCs w:val="24"/>
          <w:vertAlign w:val="superscript"/>
        </w:rPr>
        <w:t>nd</w:t>
      </w:r>
      <w:r w:rsidR="002E7B03">
        <w:rPr>
          <w:rFonts w:asciiTheme="majorHAnsi" w:hAnsiTheme="majorHAnsi"/>
          <w:i/>
          <w:szCs w:val="24"/>
        </w:rPr>
        <w:t xml:space="preserve"> degree polynomial.</w:t>
      </w:r>
      <w:r w:rsidR="007D5162">
        <w:rPr>
          <w:rFonts w:asciiTheme="majorHAnsi" w:hAnsiTheme="majorHAnsi"/>
          <w:i/>
          <w:szCs w:val="24"/>
        </w:rPr>
        <w:t xml:space="preserve"> </w:t>
      </w:r>
      <w:r w:rsidR="007D5162" w:rsidRPr="001C1934">
        <w:rPr>
          <w:rFonts w:asciiTheme="majorHAnsi" w:hAnsiTheme="majorHAnsi"/>
          <w:i/>
        </w:rPr>
        <w:t xml:space="preserve">Breakpoints were identified </w:t>
      </w:r>
      <w:r w:rsidR="002D2B27" w:rsidRPr="001C1934">
        <w:rPr>
          <w:rFonts w:asciiTheme="majorHAnsi" w:hAnsiTheme="majorHAnsi"/>
          <w:i/>
        </w:rPr>
        <w:t>using</w:t>
      </w:r>
      <w:r w:rsidR="007D5162" w:rsidRPr="001C1934">
        <w:rPr>
          <w:rFonts w:asciiTheme="majorHAnsi" w:hAnsiTheme="majorHAnsi"/>
          <w:i/>
        </w:rPr>
        <w:t xml:space="preserve"> the r breakpoints function</w:t>
      </w:r>
      <w:r w:rsidR="002D2B27" w:rsidRPr="001C1934">
        <w:rPr>
          <w:rFonts w:asciiTheme="majorHAnsi" w:hAnsiTheme="majorHAnsi"/>
          <w:i/>
        </w:rPr>
        <w:t xml:space="preserve"> with a minimal segment size of 3. </w:t>
      </w:r>
      <w:r w:rsidR="00C34287" w:rsidRPr="001C1934">
        <w:rPr>
          <w:rFonts w:asciiTheme="majorHAnsi" w:eastAsia="Times New Roman" w:hAnsiTheme="majorHAnsi" w:cstheme="majorHAnsi"/>
          <w:i/>
          <w:lang w:val="en-GB" w:eastAsia="en-GB" w:bidi="ar-SA"/>
        </w:rPr>
        <w:t>Please note that in the future there might be regional modifications to the methodology.</w:t>
      </w:r>
    </w:p>
    <w:p w14:paraId="5F907397" w14:textId="77777777" w:rsidR="001C1934" w:rsidRDefault="00C34287" w:rsidP="001C1934">
      <w:pPr>
        <w:contextualSpacing/>
        <w:rPr>
          <w:rFonts w:asciiTheme="majorHAnsi" w:eastAsia="Times New Roman" w:hAnsiTheme="majorHAnsi" w:cstheme="majorHAnsi"/>
          <w:i/>
          <w:iCs/>
          <w:u w:val="single"/>
          <w:lang w:val="en-GB" w:eastAsia="en-GB" w:bidi="ar-SA"/>
        </w:rPr>
      </w:pPr>
      <w:bookmarkStart w:id="297" w:name="_Hlk515527013"/>
      <w:r w:rsidRPr="001C1934">
        <w:rPr>
          <w:rFonts w:asciiTheme="majorHAnsi" w:eastAsia="Times New Roman" w:hAnsiTheme="majorHAnsi" w:cstheme="majorHAnsi"/>
          <w:i/>
          <w:iCs/>
          <w:u w:val="single"/>
          <w:lang w:val="en-GB" w:eastAsia="en-GB" w:bidi="ar-SA"/>
        </w:rPr>
        <w:t>References:</w:t>
      </w:r>
    </w:p>
    <w:p w14:paraId="13EB29AA" w14:textId="6946E372" w:rsidR="001C1934" w:rsidRPr="001C1934" w:rsidRDefault="00C34287" w:rsidP="001C1934">
      <w:pPr>
        <w:contextualSpacing/>
        <w:rPr>
          <w:rFonts w:asciiTheme="majorHAnsi" w:hAnsiTheme="majorHAnsi"/>
          <w:i/>
          <w:sz w:val="20"/>
          <w:szCs w:val="20"/>
        </w:rPr>
      </w:pPr>
      <w:r w:rsidRPr="001C1934">
        <w:rPr>
          <w:rFonts w:asciiTheme="majorHAnsi" w:eastAsia="Times New Roman" w:hAnsiTheme="majorHAnsi" w:cstheme="majorHAnsi"/>
          <w:i/>
          <w:iCs/>
          <w:lang w:val="en-GB" w:eastAsia="en-GB" w:bidi="ar-SA"/>
        </w:rPr>
        <w:br/>
      </w:r>
      <w:r w:rsidR="001C1934" w:rsidRPr="001C1934">
        <w:rPr>
          <w:rFonts w:asciiTheme="majorHAnsi" w:hAnsiTheme="majorHAnsi"/>
          <w:i/>
          <w:sz w:val="20"/>
          <w:szCs w:val="20"/>
        </w:rPr>
        <w:t>Fraser, H. M., Greenstreet, S. P. R., and Piet, G. J. 2007. Taking account of catchability in groundfish survey trawls: implications for estimating demersal fish biomass. ICES Journal of Marine Science, 64: 1800–1819</w:t>
      </w:r>
    </w:p>
    <w:p w14:paraId="79CF81DF" w14:textId="77777777" w:rsidR="001C1934" w:rsidRPr="004113EB" w:rsidRDefault="001C1934" w:rsidP="001C1934">
      <w:pPr>
        <w:contextualSpacing/>
        <w:rPr>
          <w:rFonts w:asciiTheme="majorHAnsi" w:hAnsiTheme="majorHAnsi"/>
          <w:i/>
          <w:sz w:val="6"/>
          <w:szCs w:val="6"/>
        </w:rPr>
      </w:pPr>
    </w:p>
    <w:p w14:paraId="2824E182" w14:textId="28B64718" w:rsidR="001C1934" w:rsidRPr="001C1934" w:rsidRDefault="001C1934" w:rsidP="001C1934">
      <w:pPr>
        <w:contextualSpacing/>
        <w:rPr>
          <w:rFonts w:asciiTheme="majorHAnsi" w:hAnsiTheme="majorHAnsi"/>
          <w:i/>
          <w:sz w:val="20"/>
          <w:szCs w:val="20"/>
        </w:rPr>
      </w:pPr>
      <w:r w:rsidRPr="001C1934">
        <w:rPr>
          <w:rFonts w:asciiTheme="majorHAnsi" w:hAnsiTheme="majorHAnsi"/>
          <w:i/>
          <w:sz w:val="20"/>
          <w:szCs w:val="20"/>
        </w:rPr>
        <w:t>Fung, T., Farnsworth, K. D., Shephard, S., Reid, D. G., and Rossberg, A. G. 2013. Why the size structure of marine communities can require decades to recover from fishing. Marine Ecology Progress Series, 484, 155—171. doi:10.3354/meps10305.</w:t>
      </w:r>
    </w:p>
    <w:p w14:paraId="68AE34C9" w14:textId="77777777" w:rsidR="004113EB" w:rsidRPr="004113EB" w:rsidRDefault="004113EB" w:rsidP="004113EB">
      <w:pPr>
        <w:contextualSpacing/>
        <w:rPr>
          <w:rFonts w:asciiTheme="majorHAnsi" w:hAnsiTheme="majorHAnsi"/>
          <w:i/>
          <w:sz w:val="6"/>
          <w:szCs w:val="6"/>
        </w:rPr>
      </w:pPr>
    </w:p>
    <w:p w14:paraId="7203E9C8" w14:textId="6D6835A6" w:rsidR="001C1934" w:rsidRDefault="00C34287" w:rsidP="00C34287">
      <w:pPr>
        <w:spacing w:after="300" w:line="288" w:lineRule="atLeast"/>
        <w:contextualSpacing/>
        <w:rPr>
          <w:rFonts w:asciiTheme="majorHAnsi" w:eastAsia="Times New Roman" w:hAnsiTheme="majorHAnsi" w:cstheme="majorHAnsi"/>
          <w:i/>
          <w:iCs/>
          <w:sz w:val="20"/>
          <w:szCs w:val="20"/>
          <w:lang w:val="en-GB" w:eastAsia="en-GB" w:bidi="ar-SA"/>
        </w:rPr>
      </w:pPr>
      <w:r w:rsidRPr="001C1934">
        <w:rPr>
          <w:rFonts w:asciiTheme="majorHAnsi" w:eastAsia="Times New Roman" w:hAnsiTheme="majorHAnsi" w:cstheme="majorHAnsi"/>
          <w:i/>
          <w:iCs/>
          <w:sz w:val="20"/>
          <w:szCs w:val="20"/>
          <w:lang w:val="en-GB" w:eastAsia="en-GB" w:bidi="ar-SA"/>
        </w:rPr>
        <w:t>ICES. 2015. Report of the Working Group on Biodiversity Science (WGBIODIV), 9–13 February 2015, ICES Headquarters, Copenhagen, Denmark. ICES CM 2015/SSGEPD:04.</w:t>
      </w:r>
    </w:p>
    <w:p w14:paraId="7E2C00BF" w14:textId="77777777" w:rsidR="004113EB" w:rsidRPr="004113EB" w:rsidRDefault="004113EB" w:rsidP="004113EB">
      <w:pPr>
        <w:contextualSpacing/>
        <w:rPr>
          <w:rFonts w:asciiTheme="majorHAnsi" w:hAnsiTheme="majorHAnsi"/>
          <w:i/>
          <w:sz w:val="6"/>
          <w:szCs w:val="6"/>
        </w:rPr>
      </w:pPr>
    </w:p>
    <w:p w14:paraId="1FBD2766" w14:textId="43D14832" w:rsidR="001C1934" w:rsidRDefault="00C34287" w:rsidP="00C34287">
      <w:pPr>
        <w:spacing w:after="300" w:line="288" w:lineRule="atLeast"/>
        <w:contextualSpacing/>
        <w:rPr>
          <w:rFonts w:asciiTheme="majorHAnsi" w:eastAsia="Times New Roman" w:hAnsiTheme="majorHAnsi" w:cstheme="majorHAnsi"/>
          <w:i/>
          <w:iCs/>
          <w:sz w:val="20"/>
          <w:szCs w:val="20"/>
          <w:lang w:val="en-GB" w:eastAsia="en-GB" w:bidi="ar-SA"/>
        </w:rPr>
      </w:pPr>
      <w:r w:rsidRPr="001C1934">
        <w:rPr>
          <w:rFonts w:asciiTheme="majorHAnsi" w:eastAsia="Times New Roman" w:hAnsiTheme="majorHAnsi" w:cstheme="majorHAnsi"/>
          <w:i/>
          <w:iCs/>
          <w:sz w:val="20"/>
          <w:szCs w:val="20"/>
          <w:lang w:val="en-GB" w:eastAsia="en-GB" w:bidi="ar-SA"/>
        </w:rPr>
        <w:t>Greenstreet, S. P. R., Rogers, S. I., Rice, J. C., Piet, G. J., Guirey, E. J., Fraser, H. M., and Fryer, R. J. 2011.</w:t>
      </w:r>
      <w:r w:rsidRPr="001C1934">
        <w:rPr>
          <w:rFonts w:asciiTheme="majorHAnsi" w:eastAsia="Times New Roman" w:hAnsiTheme="majorHAnsi" w:cstheme="majorHAnsi"/>
          <w:i/>
          <w:iCs/>
          <w:sz w:val="20"/>
          <w:szCs w:val="20"/>
          <w:lang w:val="en-GB" w:eastAsia="en-GB" w:bidi="ar-SA"/>
        </w:rPr>
        <w:br/>
        <w:t>Development of the EcoQO for the North Sea fish community. – ICES Journal of Marine Science, 68: 1–11</w:t>
      </w:r>
    </w:p>
    <w:p w14:paraId="792597A5" w14:textId="77777777" w:rsidR="004113EB" w:rsidRPr="004113EB" w:rsidRDefault="004113EB" w:rsidP="004113EB">
      <w:pPr>
        <w:contextualSpacing/>
        <w:rPr>
          <w:rFonts w:asciiTheme="majorHAnsi" w:hAnsiTheme="majorHAnsi"/>
          <w:i/>
          <w:sz w:val="6"/>
          <w:szCs w:val="6"/>
        </w:rPr>
      </w:pPr>
    </w:p>
    <w:p w14:paraId="3908284A" w14:textId="47F0B719" w:rsidR="00CF78D6" w:rsidRDefault="00CF78D6" w:rsidP="00CF78D6">
      <w:pPr>
        <w:spacing w:after="300" w:line="288" w:lineRule="atLeast"/>
        <w:contextualSpacing/>
        <w:rPr>
          <w:rFonts w:asciiTheme="majorHAnsi" w:eastAsia="Times New Roman" w:hAnsiTheme="majorHAnsi" w:cstheme="majorHAnsi"/>
          <w:i/>
          <w:iCs/>
          <w:sz w:val="20"/>
          <w:szCs w:val="20"/>
          <w:lang w:val="en-GB" w:eastAsia="en-GB" w:bidi="ar-SA"/>
        </w:rPr>
      </w:pPr>
      <w:r w:rsidRPr="00CF78D6">
        <w:rPr>
          <w:rFonts w:asciiTheme="majorHAnsi" w:eastAsia="Times New Roman" w:hAnsiTheme="majorHAnsi" w:cstheme="majorHAnsi"/>
          <w:i/>
          <w:iCs/>
          <w:sz w:val="20"/>
          <w:szCs w:val="20"/>
          <w:lang w:val="en-GB" w:eastAsia="en-GB" w:bidi="ar-SA"/>
        </w:rPr>
        <w:t>Jennings, S., Greenstreet, S. P. R., and Reynolds, J. D. 1999. Structural change in an exploited fish community: a consequence of differential fishing effects on species with contrasting life histories. Journal of Animal Ecology, 68: 617-627.</w:t>
      </w:r>
    </w:p>
    <w:p w14:paraId="32378350" w14:textId="77777777" w:rsidR="004113EB" w:rsidRPr="004113EB" w:rsidRDefault="004113EB" w:rsidP="004113EB">
      <w:pPr>
        <w:contextualSpacing/>
        <w:rPr>
          <w:rFonts w:asciiTheme="majorHAnsi" w:hAnsiTheme="majorHAnsi"/>
          <w:i/>
          <w:sz w:val="6"/>
          <w:szCs w:val="6"/>
        </w:rPr>
      </w:pPr>
    </w:p>
    <w:p w14:paraId="26D45296" w14:textId="564CE318" w:rsidR="00CF78D6" w:rsidRDefault="00CF78D6" w:rsidP="00CF78D6">
      <w:pPr>
        <w:spacing w:after="300" w:line="288" w:lineRule="atLeast"/>
        <w:contextualSpacing/>
        <w:rPr>
          <w:rFonts w:asciiTheme="majorHAnsi" w:eastAsia="Times New Roman" w:hAnsiTheme="majorHAnsi" w:cstheme="majorHAnsi"/>
          <w:i/>
          <w:iCs/>
          <w:sz w:val="20"/>
          <w:szCs w:val="20"/>
          <w:lang w:val="en-GB" w:eastAsia="en-GB" w:bidi="ar-SA"/>
        </w:rPr>
      </w:pPr>
      <w:r w:rsidRPr="00CF78D6">
        <w:rPr>
          <w:rFonts w:asciiTheme="majorHAnsi" w:eastAsia="Times New Roman" w:hAnsiTheme="majorHAnsi" w:cstheme="majorHAnsi"/>
          <w:i/>
          <w:iCs/>
          <w:sz w:val="20"/>
          <w:szCs w:val="20"/>
          <w:lang w:val="en-GB" w:eastAsia="en-GB" w:bidi="ar-SA"/>
        </w:rPr>
        <w:lastRenderedPageBreak/>
        <w:t>Kirkwood, G.P., Beddington, J.R., Rossouw, J.A. 1994 Harvesting species of different lifespans. Large-Scale Ecology and Conservation Biology (eds P. J.Edwards, R. M.May &amp; N. R.Webb), pp. 199 227. Blackwell Science Limited, Oxford.</w:t>
      </w:r>
    </w:p>
    <w:p w14:paraId="16B55CF8" w14:textId="77777777" w:rsidR="004113EB" w:rsidRPr="004113EB" w:rsidRDefault="004113EB" w:rsidP="004113EB">
      <w:pPr>
        <w:contextualSpacing/>
        <w:rPr>
          <w:rFonts w:asciiTheme="majorHAnsi" w:hAnsiTheme="majorHAnsi"/>
          <w:i/>
          <w:sz w:val="6"/>
          <w:szCs w:val="6"/>
        </w:rPr>
      </w:pPr>
    </w:p>
    <w:p w14:paraId="41FA6020" w14:textId="77777777" w:rsidR="001C1934" w:rsidRPr="001C1934" w:rsidRDefault="001C1934" w:rsidP="001C1934">
      <w:pPr>
        <w:contextualSpacing/>
        <w:rPr>
          <w:rFonts w:asciiTheme="majorHAnsi" w:hAnsiTheme="majorHAnsi"/>
          <w:i/>
          <w:sz w:val="20"/>
          <w:szCs w:val="20"/>
        </w:rPr>
      </w:pPr>
      <w:r w:rsidRPr="001C1934">
        <w:rPr>
          <w:rFonts w:asciiTheme="majorHAnsi" w:hAnsiTheme="majorHAnsi"/>
          <w:i/>
          <w:sz w:val="20"/>
          <w:szCs w:val="20"/>
        </w:rPr>
        <w:t>Lynam C.P. and A.G. Rossberg. (2017) New univariate characterization of fish community size structure improves precision beyound the Large Fish Indicator. Available: at arXiv:1707.06569</w:t>
      </w:r>
    </w:p>
    <w:p w14:paraId="46BC65D1" w14:textId="77777777" w:rsidR="004113EB" w:rsidRPr="004113EB" w:rsidRDefault="004113EB" w:rsidP="004113EB">
      <w:pPr>
        <w:contextualSpacing/>
        <w:rPr>
          <w:rFonts w:asciiTheme="majorHAnsi" w:hAnsiTheme="majorHAnsi"/>
          <w:i/>
          <w:sz w:val="6"/>
          <w:szCs w:val="6"/>
        </w:rPr>
      </w:pPr>
    </w:p>
    <w:p w14:paraId="52DEDA21" w14:textId="0E6F87BC" w:rsidR="00D71997" w:rsidRDefault="001C1934" w:rsidP="001C1934">
      <w:pPr>
        <w:contextualSpacing/>
        <w:rPr>
          <w:rFonts w:asciiTheme="majorHAnsi" w:hAnsiTheme="majorHAnsi"/>
          <w:i/>
          <w:sz w:val="20"/>
          <w:szCs w:val="20"/>
        </w:rPr>
      </w:pPr>
      <w:r w:rsidRPr="001C1934">
        <w:rPr>
          <w:rFonts w:asciiTheme="majorHAnsi" w:hAnsiTheme="majorHAnsi"/>
          <w:i/>
          <w:sz w:val="20"/>
          <w:szCs w:val="20"/>
        </w:rPr>
        <w:t>Shephard, S., Fung, T., Houle, J. E., Farnsworth, K. D., Reid, D. G., and Rossberg, A. G. 2012. Size-selective fishing drives species composition in the Celtic Sea. ICES Journal of Marine Science, 69: 223–234</w:t>
      </w:r>
      <w:r w:rsidR="00C34287" w:rsidRPr="001C1934">
        <w:rPr>
          <w:rFonts w:asciiTheme="majorHAnsi" w:eastAsia="Times New Roman" w:hAnsiTheme="majorHAnsi" w:cstheme="majorHAnsi"/>
          <w:i/>
          <w:iCs/>
          <w:sz w:val="20"/>
          <w:szCs w:val="20"/>
          <w:lang w:val="en-GB" w:eastAsia="en-GB" w:bidi="ar-SA"/>
        </w:rPr>
        <w:t>.</w:t>
      </w:r>
      <w:r w:rsidR="00CB328E" w:rsidRPr="001C1934">
        <w:rPr>
          <w:rFonts w:asciiTheme="majorHAnsi" w:hAnsiTheme="majorHAnsi"/>
          <w:i/>
          <w:sz w:val="20"/>
          <w:szCs w:val="20"/>
        </w:rPr>
        <w:t>”</w:t>
      </w:r>
    </w:p>
    <w:bookmarkEnd w:id="297"/>
    <w:p w14:paraId="449AE6F5" w14:textId="77777777" w:rsidR="004113EB" w:rsidRPr="004113EB" w:rsidRDefault="004113EB" w:rsidP="004113EB">
      <w:pPr>
        <w:contextualSpacing/>
        <w:rPr>
          <w:rFonts w:asciiTheme="majorHAnsi" w:hAnsiTheme="majorHAnsi"/>
          <w:i/>
          <w:sz w:val="6"/>
          <w:szCs w:val="6"/>
        </w:rPr>
      </w:pPr>
    </w:p>
    <w:p w14:paraId="2985D600" w14:textId="77777777" w:rsidR="00CF78D6" w:rsidRPr="001C1934" w:rsidRDefault="00CF78D6" w:rsidP="00CF78D6">
      <w:pPr>
        <w:spacing w:after="300" w:line="288" w:lineRule="atLeast"/>
        <w:contextualSpacing/>
        <w:rPr>
          <w:rFonts w:asciiTheme="majorHAnsi" w:eastAsia="Times New Roman" w:hAnsiTheme="majorHAnsi" w:cstheme="majorHAnsi"/>
          <w:i/>
          <w:iCs/>
          <w:sz w:val="20"/>
          <w:szCs w:val="20"/>
          <w:lang w:val="en-GB" w:eastAsia="en-GB" w:bidi="ar-SA"/>
        </w:rPr>
      </w:pPr>
      <w:r w:rsidRPr="00CF78D6">
        <w:rPr>
          <w:rFonts w:asciiTheme="majorHAnsi" w:eastAsia="Times New Roman" w:hAnsiTheme="majorHAnsi" w:cstheme="majorHAnsi"/>
          <w:i/>
          <w:iCs/>
          <w:sz w:val="20"/>
          <w:szCs w:val="20"/>
          <w:lang w:val="en-GB" w:eastAsia="en-GB" w:bidi="ar-SA"/>
        </w:rPr>
        <w:t>Queirós, A. M., Fernandes, J., Genevier, L., &amp; Lynam, C. P. (2018). Climate change alters fish community size‐structure, requiring adaptive policy targets. Fish and Fisheries.</w:t>
      </w:r>
    </w:p>
    <w:p w14:paraId="17765D8E" w14:textId="77777777" w:rsidR="00AB58B3" w:rsidRDefault="00AB58B3" w:rsidP="00CB60A6">
      <w:pPr>
        <w:rPr>
          <w:b/>
          <w:sz w:val="28"/>
          <w:szCs w:val="28"/>
        </w:rPr>
      </w:pPr>
    </w:p>
    <w:p w14:paraId="320AF974" w14:textId="7A01D884" w:rsidR="00AB58B3" w:rsidRDefault="00AB58B3" w:rsidP="00CB60A6">
      <w:pPr>
        <w:rPr>
          <w:b/>
          <w:sz w:val="28"/>
          <w:szCs w:val="28"/>
        </w:rPr>
      </w:pPr>
    </w:p>
    <w:p w14:paraId="33DC3BF6" w14:textId="22F51786" w:rsidR="00344387" w:rsidRDefault="00344387" w:rsidP="00CB60A6">
      <w:pPr>
        <w:rPr>
          <w:b/>
          <w:sz w:val="28"/>
          <w:szCs w:val="28"/>
        </w:rPr>
      </w:pPr>
    </w:p>
    <w:p w14:paraId="2F942A46" w14:textId="62269AEA" w:rsidR="00344387" w:rsidRDefault="00344387" w:rsidP="00CB60A6">
      <w:pPr>
        <w:rPr>
          <w:b/>
          <w:sz w:val="28"/>
          <w:szCs w:val="28"/>
        </w:rPr>
      </w:pPr>
    </w:p>
    <w:p w14:paraId="7E11FAE4" w14:textId="12D2EEA6" w:rsidR="00344387" w:rsidRDefault="00344387" w:rsidP="00CB60A6">
      <w:pPr>
        <w:rPr>
          <w:b/>
          <w:sz w:val="28"/>
          <w:szCs w:val="28"/>
        </w:rPr>
      </w:pPr>
    </w:p>
    <w:p w14:paraId="411A067C" w14:textId="1E779505" w:rsidR="00344387" w:rsidRDefault="00344387" w:rsidP="00CB60A6">
      <w:pPr>
        <w:rPr>
          <w:b/>
          <w:sz w:val="28"/>
          <w:szCs w:val="28"/>
        </w:rPr>
      </w:pPr>
    </w:p>
    <w:p w14:paraId="6C9CAFB7" w14:textId="520DE395" w:rsidR="00344387" w:rsidRDefault="00344387" w:rsidP="00CB60A6">
      <w:pPr>
        <w:rPr>
          <w:b/>
          <w:sz w:val="28"/>
          <w:szCs w:val="28"/>
        </w:rPr>
      </w:pPr>
    </w:p>
    <w:p w14:paraId="79E0BEBD" w14:textId="3E026347" w:rsidR="00344387" w:rsidRDefault="00344387" w:rsidP="00CB60A6">
      <w:pPr>
        <w:rPr>
          <w:b/>
          <w:sz w:val="28"/>
          <w:szCs w:val="28"/>
        </w:rPr>
      </w:pPr>
    </w:p>
    <w:p w14:paraId="7CA77621" w14:textId="3F6BB9F0" w:rsidR="00344387" w:rsidRDefault="00344387" w:rsidP="00CB60A6">
      <w:pPr>
        <w:rPr>
          <w:b/>
          <w:sz w:val="28"/>
          <w:szCs w:val="28"/>
        </w:rPr>
      </w:pPr>
    </w:p>
    <w:p w14:paraId="22C90009" w14:textId="14131690" w:rsidR="00344387" w:rsidRDefault="00344387" w:rsidP="00CB60A6">
      <w:pPr>
        <w:rPr>
          <w:b/>
          <w:sz w:val="28"/>
          <w:szCs w:val="28"/>
        </w:rPr>
      </w:pPr>
    </w:p>
    <w:p w14:paraId="3B555C1E" w14:textId="54BBC184" w:rsidR="00344387" w:rsidRDefault="00344387" w:rsidP="00CB60A6">
      <w:pPr>
        <w:rPr>
          <w:b/>
          <w:sz w:val="28"/>
          <w:szCs w:val="28"/>
        </w:rPr>
      </w:pPr>
    </w:p>
    <w:p w14:paraId="41FBBDE5" w14:textId="71B0C4F8" w:rsidR="00344387" w:rsidRDefault="00344387" w:rsidP="00CB60A6">
      <w:pPr>
        <w:rPr>
          <w:b/>
          <w:sz w:val="28"/>
          <w:szCs w:val="28"/>
        </w:rPr>
      </w:pPr>
    </w:p>
    <w:p w14:paraId="25814293" w14:textId="6AE3CB34" w:rsidR="00344387" w:rsidRDefault="00344387" w:rsidP="00CB60A6">
      <w:pPr>
        <w:rPr>
          <w:b/>
          <w:sz w:val="28"/>
          <w:szCs w:val="28"/>
        </w:rPr>
      </w:pPr>
    </w:p>
    <w:p w14:paraId="3FF786DF" w14:textId="15FDF1F4" w:rsidR="00344387" w:rsidRDefault="00344387" w:rsidP="00CB60A6">
      <w:pPr>
        <w:rPr>
          <w:b/>
          <w:sz w:val="28"/>
          <w:szCs w:val="28"/>
        </w:rPr>
      </w:pPr>
    </w:p>
    <w:p w14:paraId="4A37E86B" w14:textId="5DDC3559" w:rsidR="00344387" w:rsidRDefault="00344387" w:rsidP="00CB60A6">
      <w:pPr>
        <w:rPr>
          <w:b/>
          <w:sz w:val="28"/>
          <w:szCs w:val="28"/>
        </w:rPr>
      </w:pPr>
    </w:p>
    <w:p w14:paraId="63F7876C" w14:textId="2A133040" w:rsidR="00344387" w:rsidRDefault="00344387" w:rsidP="00CB60A6">
      <w:pPr>
        <w:rPr>
          <w:b/>
          <w:sz w:val="28"/>
          <w:szCs w:val="28"/>
        </w:rPr>
      </w:pPr>
    </w:p>
    <w:p w14:paraId="3D2EBDF3" w14:textId="3A2D09E3" w:rsidR="00344387" w:rsidRDefault="00344387" w:rsidP="00CB60A6">
      <w:pPr>
        <w:rPr>
          <w:b/>
          <w:sz w:val="28"/>
          <w:szCs w:val="28"/>
        </w:rPr>
      </w:pPr>
    </w:p>
    <w:p w14:paraId="6CE11045" w14:textId="77777777" w:rsidR="003F28A2" w:rsidRDefault="003F28A2" w:rsidP="00CB60A6">
      <w:pPr>
        <w:rPr>
          <w:b/>
          <w:sz w:val="28"/>
          <w:szCs w:val="28"/>
        </w:rPr>
      </w:pPr>
    </w:p>
    <w:p w14:paraId="57FA4436" w14:textId="3717A9F4" w:rsidR="00344387" w:rsidRDefault="00344387" w:rsidP="00CB60A6">
      <w:pPr>
        <w:rPr>
          <w:b/>
          <w:sz w:val="28"/>
          <w:szCs w:val="28"/>
        </w:rPr>
      </w:pPr>
    </w:p>
    <w:p w14:paraId="21DFC36B" w14:textId="1B30CF15" w:rsidR="00344387" w:rsidDel="00676CF0" w:rsidRDefault="00344387" w:rsidP="00CB60A6">
      <w:pPr>
        <w:rPr>
          <w:del w:id="298" w:author="Joseph Ribeiro (Cefas)" w:date="2018-09-26T14:21:00Z"/>
          <w:b/>
          <w:sz w:val="28"/>
          <w:szCs w:val="28"/>
        </w:rPr>
      </w:pPr>
    </w:p>
    <w:p w14:paraId="0438AB0E" w14:textId="3A850AFB" w:rsidR="00344387" w:rsidDel="00676CF0" w:rsidRDefault="00344387" w:rsidP="00CB60A6">
      <w:pPr>
        <w:rPr>
          <w:del w:id="299" w:author="Joseph Ribeiro (Cefas)" w:date="2018-09-26T14:21:00Z"/>
          <w:b/>
          <w:sz w:val="28"/>
          <w:szCs w:val="28"/>
        </w:rPr>
      </w:pPr>
    </w:p>
    <w:p w14:paraId="7F1E588F" w14:textId="1D031B6C" w:rsidR="00344387" w:rsidDel="00676CF0" w:rsidRDefault="00344387" w:rsidP="00CB60A6">
      <w:pPr>
        <w:rPr>
          <w:del w:id="300" w:author="Joseph Ribeiro (Cefas)" w:date="2018-09-26T14:21:00Z"/>
          <w:b/>
          <w:sz w:val="28"/>
          <w:szCs w:val="28"/>
        </w:rPr>
      </w:pPr>
    </w:p>
    <w:p w14:paraId="39737B4D" w14:textId="2E6D8E25" w:rsidR="008870F0" w:rsidRPr="006714E2" w:rsidRDefault="008870F0" w:rsidP="00CB60A6">
      <w:pPr>
        <w:rPr>
          <w:b/>
          <w:sz w:val="28"/>
          <w:szCs w:val="28"/>
        </w:rPr>
      </w:pPr>
      <w:r w:rsidRPr="006714E2">
        <w:rPr>
          <w:b/>
          <w:sz w:val="28"/>
          <w:szCs w:val="28"/>
        </w:rPr>
        <w:t>FUNCTIONALITY:</w:t>
      </w:r>
    </w:p>
    <w:p w14:paraId="1E4E06AD" w14:textId="0C3957E3" w:rsidR="00D4222E" w:rsidRPr="006714E2" w:rsidRDefault="00D4222E" w:rsidP="008870F0">
      <w:pPr>
        <w:pStyle w:val="Heading2"/>
      </w:pPr>
      <w:r w:rsidRPr="006714E2">
        <w:rPr>
          <w:u w:val="single"/>
        </w:rPr>
        <w:t>Query settings</w:t>
      </w:r>
      <w:r w:rsidRPr="006714E2">
        <w:t xml:space="preserve">: </w:t>
      </w:r>
    </w:p>
    <w:p w14:paraId="15A5DFE7" w14:textId="086CE767" w:rsidR="00D4222E" w:rsidRPr="006714E2" w:rsidRDefault="00FC292A" w:rsidP="00FC292A">
      <w:pPr>
        <w:pStyle w:val="Heading2"/>
        <w:rPr>
          <w:rFonts w:asciiTheme="majorHAnsi" w:hAnsiTheme="majorHAnsi"/>
          <w:b w:val="0"/>
          <w:i/>
        </w:rPr>
      </w:pPr>
      <w:r w:rsidRPr="006714E2">
        <w:rPr>
          <w:rFonts w:asciiTheme="majorHAnsi" w:hAnsiTheme="majorHAnsi"/>
          <w:b w:val="0"/>
        </w:rPr>
        <w:t xml:space="preserve">The </w:t>
      </w:r>
      <w:r w:rsidR="00CD5060" w:rsidRPr="006714E2">
        <w:rPr>
          <w:rFonts w:asciiTheme="majorHAnsi" w:hAnsiTheme="majorHAnsi"/>
          <w:b w:val="0"/>
        </w:rPr>
        <w:t xml:space="preserve">webpage </w:t>
      </w:r>
      <w:r w:rsidR="00042B42" w:rsidRPr="006714E2">
        <w:rPr>
          <w:rFonts w:asciiTheme="majorHAnsi" w:hAnsiTheme="majorHAnsi"/>
          <w:b w:val="0"/>
        </w:rPr>
        <w:t>should be available as a</w:t>
      </w:r>
      <w:r w:rsidR="00CD5060" w:rsidRPr="006714E2">
        <w:rPr>
          <w:rFonts w:asciiTheme="majorHAnsi" w:hAnsiTheme="majorHAnsi"/>
          <w:b w:val="0"/>
        </w:rPr>
        <w:t xml:space="preserve"> data product </w:t>
      </w:r>
      <w:r w:rsidR="00042B42" w:rsidRPr="006714E2">
        <w:rPr>
          <w:rFonts w:asciiTheme="majorHAnsi" w:hAnsiTheme="majorHAnsi"/>
          <w:b w:val="0"/>
        </w:rPr>
        <w:t>option in a drop</w:t>
      </w:r>
      <w:del w:id="301" w:author="Joseph Ribeiro (Cefas)" w:date="2018-09-26T14:23:00Z">
        <w:r w:rsidR="00042B42" w:rsidRPr="006714E2" w:rsidDel="00676CF0">
          <w:rPr>
            <w:rFonts w:asciiTheme="majorHAnsi" w:hAnsiTheme="majorHAnsi"/>
            <w:b w:val="0"/>
          </w:rPr>
          <w:delText xml:space="preserve"> </w:delText>
        </w:r>
      </w:del>
      <w:ins w:id="302" w:author="Joseph Ribeiro (Cefas)" w:date="2018-09-26T14:23:00Z">
        <w:r w:rsidR="00676CF0">
          <w:rPr>
            <w:rFonts w:asciiTheme="majorHAnsi" w:hAnsiTheme="majorHAnsi"/>
            <w:b w:val="0"/>
          </w:rPr>
          <w:t>-</w:t>
        </w:r>
      </w:ins>
      <w:r w:rsidR="00042B42" w:rsidRPr="006714E2">
        <w:rPr>
          <w:rFonts w:asciiTheme="majorHAnsi" w:hAnsiTheme="majorHAnsi"/>
          <w:b w:val="0"/>
        </w:rPr>
        <w:t>down list for</w:t>
      </w:r>
      <w:r w:rsidR="00DB4B97" w:rsidRPr="006714E2">
        <w:rPr>
          <w:rFonts w:asciiTheme="majorHAnsi" w:hAnsiTheme="majorHAnsi"/>
          <w:b w:val="0"/>
        </w:rPr>
        <w:t xml:space="preserve"> under </w:t>
      </w:r>
      <w:r w:rsidR="00CD5060" w:rsidRPr="006714E2">
        <w:rPr>
          <w:rFonts w:asciiTheme="majorHAnsi" w:hAnsiTheme="majorHAnsi"/>
          <w:b w:val="0"/>
        </w:rPr>
        <w:t xml:space="preserve">the </w:t>
      </w:r>
      <w:r w:rsidR="00DB4B97" w:rsidRPr="006714E2">
        <w:rPr>
          <w:rFonts w:asciiTheme="majorHAnsi" w:hAnsiTheme="majorHAnsi"/>
          <w:b w:val="0"/>
        </w:rPr>
        <w:t>Fishe</w:t>
      </w:r>
      <w:r w:rsidRPr="006714E2">
        <w:rPr>
          <w:rFonts w:asciiTheme="majorHAnsi" w:hAnsiTheme="majorHAnsi"/>
          <w:b w:val="0"/>
        </w:rPr>
        <w:t>ries Assessments category</w:t>
      </w:r>
      <w:r w:rsidR="002C261D">
        <w:rPr>
          <w:rFonts w:asciiTheme="majorHAnsi" w:hAnsiTheme="majorHAnsi"/>
          <w:b w:val="0"/>
        </w:rPr>
        <w:t>, and should replace the currently available Large Fish Indicator assessment tool</w:t>
      </w:r>
      <w:r w:rsidRPr="006714E2">
        <w:rPr>
          <w:rFonts w:asciiTheme="majorHAnsi" w:hAnsiTheme="majorHAnsi"/>
          <w:b w:val="0"/>
        </w:rPr>
        <w:t xml:space="preserve">. </w:t>
      </w:r>
      <w:ins w:id="303" w:author="Joseph Ribeiro (Cefas)" w:date="2018-09-26T14:24:00Z">
        <w:r w:rsidR="00676CF0">
          <w:rPr>
            <w:rFonts w:asciiTheme="majorHAnsi" w:hAnsiTheme="majorHAnsi"/>
            <w:b w:val="0"/>
          </w:rPr>
          <w:t>In</w:t>
        </w:r>
      </w:ins>
      <w:del w:id="304" w:author="Joseph Ribeiro (Cefas)" w:date="2018-09-26T14:24:00Z">
        <w:r w:rsidRPr="006714E2" w:rsidDel="00676CF0">
          <w:rPr>
            <w:rFonts w:asciiTheme="majorHAnsi" w:hAnsiTheme="majorHAnsi"/>
            <w:b w:val="0"/>
          </w:rPr>
          <w:delText>K</w:delText>
        </w:r>
      </w:del>
      <w:ins w:id="305" w:author="Joseph Ribeiro (Cefas)" w:date="2018-09-26T14:24:00Z">
        <w:r w:rsidR="00676CF0">
          <w:rPr>
            <w:rFonts w:asciiTheme="majorHAnsi" w:hAnsiTheme="majorHAnsi"/>
            <w:b w:val="0"/>
          </w:rPr>
          <w:t xml:space="preserve"> k</w:t>
        </w:r>
      </w:ins>
      <w:r w:rsidRPr="006714E2">
        <w:rPr>
          <w:rFonts w:asciiTheme="majorHAnsi" w:hAnsiTheme="majorHAnsi"/>
          <w:b w:val="0"/>
        </w:rPr>
        <w:t xml:space="preserve">eeping with the </w:t>
      </w:r>
      <w:del w:id="306" w:author="Joseph Ribeiro (Cefas)" w:date="2018-09-26T14:12:00Z">
        <w:r w:rsidRPr="006714E2" w:rsidDel="00734EC1">
          <w:rPr>
            <w:rFonts w:asciiTheme="majorHAnsi" w:hAnsiTheme="majorHAnsi"/>
            <w:b w:val="0"/>
          </w:rPr>
          <w:delText>ospar</w:delText>
        </w:r>
      </w:del>
      <w:ins w:id="307" w:author="Joseph Ribeiro (Cefas)" w:date="2018-09-26T14:12:00Z">
        <w:r w:rsidR="00734EC1">
          <w:rPr>
            <w:rFonts w:asciiTheme="majorHAnsi" w:hAnsiTheme="majorHAnsi"/>
            <w:b w:val="0"/>
          </w:rPr>
          <w:t>OSPAR</w:t>
        </w:r>
      </w:ins>
      <w:r w:rsidRPr="006714E2">
        <w:rPr>
          <w:rFonts w:asciiTheme="majorHAnsi" w:hAnsiTheme="majorHAnsi"/>
          <w:b w:val="0"/>
        </w:rPr>
        <w:t xml:space="preserve"> assessment page, the page should be titled “</w:t>
      </w:r>
      <w:r w:rsidR="00167AD0" w:rsidRPr="00167AD0">
        <w:rPr>
          <w:rFonts w:asciiTheme="majorHAnsi" w:hAnsiTheme="majorHAnsi"/>
          <w:b w:val="0"/>
        </w:rPr>
        <w:t>Proportion of Large Fish (Large Fish Index)</w:t>
      </w:r>
      <w:r w:rsidRPr="006714E2">
        <w:rPr>
          <w:rFonts w:asciiTheme="majorHAnsi" w:hAnsiTheme="majorHAnsi"/>
          <w:b w:val="0"/>
        </w:rPr>
        <w:t xml:space="preserve">”. </w:t>
      </w:r>
    </w:p>
    <w:p w14:paraId="784A1338" w14:textId="77777777" w:rsidR="00414515" w:rsidRPr="006714E2" w:rsidRDefault="00414515" w:rsidP="006315F8">
      <w:pPr>
        <w:spacing w:after="160" w:line="259" w:lineRule="auto"/>
        <w:rPr>
          <w:rFonts w:asciiTheme="majorHAnsi" w:hAnsiTheme="majorHAnsi"/>
          <w:sz w:val="24"/>
          <w:szCs w:val="24"/>
        </w:rPr>
      </w:pPr>
    </w:p>
    <w:p w14:paraId="6634D56F" w14:textId="675AA9F6" w:rsidR="00414515" w:rsidRPr="006714E2" w:rsidRDefault="00414515" w:rsidP="00414515">
      <w:pPr>
        <w:spacing w:after="160" w:line="259" w:lineRule="auto"/>
        <w:rPr>
          <w:rFonts w:asciiTheme="majorHAnsi" w:hAnsiTheme="majorHAnsi"/>
          <w:sz w:val="24"/>
          <w:szCs w:val="24"/>
        </w:rPr>
      </w:pPr>
      <w:r w:rsidRPr="006714E2">
        <w:rPr>
          <w:rFonts w:asciiTheme="majorHAnsi" w:hAnsiTheme="majorHAnsi"/>
          <w:sz w:val="24"/>
          <w:szCs w:val="24"/>
        </w:rPr>
        <w:t>The user should have a choice on the following source data options:</w:t>
      </w:r>
    </w:p>
    <w:p w14:paraId="0F5746D2" w14:textId="55DDA804" w:rsidR="00AB7C3A" w:rsidRPr="006714E2" w:rsidRDefault="00FC292A" w:rsidP="00AB7C3A">
      <w:pPr>
        <w:pStyle w:val="ListParagraph"/>
        <w:numPr>
          <w:ilvl w:val="0"/>
          <w:numId w:val="42"/>
        </w:numPr>
        <w:spacing w:after="160" w:line="259" w:lineRule="auto"/>
        <w:rPr>
          <w:rFonts w:asciiTheme="majorHAnsi" w:hAnsiTheme="majorHAnsi"/>
          <w:sz w:val="24"/>
          <w:szCs w:val="24"/>
        </w:rPr>
      </w:pPr>
      <w:r w:rsidRPr="006714E2">
        <w:rPr>
          <w:rFonts w:asciiTheme="majorHAnsi" w:hAnsiTheme="majorHAnsi"/>
          <w:sz w:val="24"/>
          <w:szCs w:val="24"/>
        </w:rPr>
        <w:t xml:space="preserve">Assess </w:t>
      </w:r>
      <w:r w:rsidR="00513392" w:rsidRPr="006714E2">
        <w:rPr>
          <w:rFonts w:asciiTheme="majorHAnsi" w:hAnsiTheme="majorHAnsi"/>
          <w:sz w:val="24"/>
          <w:szCs w:val="24"/>
        </w:rPr>
        <w:t xml:space="preserve">Celtic Sea </w:t>
      </w:r>
      <w:r w:rsidR="00F03707">
        <w:rPr>
          <w:rFonts w:asciiTheme="majorHAnsi" w:hAnsiTheme="majorHAnsi"/>
          <w:sz w:val="24"/>
          <w:szCs w:val="24"/>
        </w:rPr>
        <w:t>surveys</w:t>
      </w:r>
      <w:r w:rsidR="00BD3A89">
        <w:rPr>
          <w:rFonts w:asciiTheme="majorHAnsi" w:hAnsiTheme="majorHAnsi"/>
          <w:sz w:val="24"/>
          <w:szCs w:val="24"/>
        </w:rPr>
        <w:t xml:space="preserve"> and wider </w:t>
      </w:r>
      <w:r w:rsidR="00CC5BF7">
        <w:rPr>
          <w:rFonts w:asciiTheme="majorHAnsi" w:hAnsiTheme="majorHAnsi"/>
          <w:sz w:val="24"/>
          <w:szCs w:val="24"/>
        </w:rPr>
        <w:t>A</w:t>
      </w:r>
      <w:r w:rsidR="00BD3A89">
        <w:rPr>
          <w:rFonts w:asciiTheme="majorHAnsi" w:hAnsiTheme="majorHAnsi"/>
          <w:sz w:val="24"/>
          <w:szCs w:val="24"/>
        </w:rPr>
        <w:t>tlantic</w:t>
      </w:r>
      <w:r w:rsidR="00513392" w:rsidRPr="006714E2">
        <w:rPr>
          <w:rFonts w:asciiTheme="majorHAnsi" w:hAnsiTheme="majorHAnsi"/>
          <w:sz w:val="24"/>
          <w:szCs w:val="24"/>
        </w:rPr>
        <w:t xml:space="preserve"> </w:t>
      </w:r>
      <w:r w:rsidR="00B055E3" w:rsidRPr="006714E2">
        <w:rPr>
          <w:rFonts w:asciiTheme="majorHAnsi" w:hAnsiTheme="majorHAnsi"/>
          <w:sz w:val="24"/>
          <w:szCs w:val="24"/>
        </w:rPr>
        <w:t>(Boolean y/n</w:t>
      </w:r>
      <w:r w:rsidR="004760E3">
        <w:rPr>
          <w:rFonts w:asciiTheme="majorHAnsi" w:hAnsiTheme="majorHAnsi"/>
          <w:sz w:val="24"/>
          <w:szCs w:val="24"/>
        </w:rPr>
        <w:t>, default = y</w:t>
      </w:r>
      <w:r w:rsidR="00B055E3" w:rsidRPr="006714E2">
        <w:rPr>
          <w:rFonts w:asciiTheme="majorHAnsi" w:hAnsiTheme="majorHAnsi"/>
          <w:sz w:val="24"/>
          <w:szCs w:val="24"/>
        </w:rPr>
        <w:t>)</w:t>
      </w:r>
    </w:p>
    <w:p w14:paraId="35995B27" w14:textId="55F57FBA" w:rsidR="00BD3A89" w:rsidRDefault="00FC292A" w:rsidP="00BD3A89">
      <w:pPr>
        <w:pStyle w:val="ListParagraph"/>
        <w:numPr>
          <w:ilvl w:val="0"/>
          <w:numId w:val="42"/>
        </w:numPr>
        <w:spacing w:after="160" w:line="259" w:lineRule="auto"/>
        <w:rPr>
          <w:rFonts w:asciiTheme="majorHAnsi" w:hAnsiTheme="majorHAnsi"/>
          <w:sz w:val="24"/>
          <w:szCs w:val="24"/>
        </w:rPr>
      </w:pPr>
      <w:r w:rsidRPr="006714E2">
        <w:rPr>
          <w:rFonts w:asciiTheme="majorHAnsi" w:hAnsiTheme="majorHAnsi"/>
          <w:sz w:val="24"/>
          <w:szCs w:val="24"/>
        </w:rPr>
        <w:t xml:space="preserve">Assess </w:t>
      </w:r>
      <w:r w:rsidR="00513392" w:rsidRPr="006714E2">
        <w:rPr>
          <w:rFonts w:asciiTheme="majorHAnsi" w:hAnsiTheme="majorHAnsi"/>
          <w:sz w:val="24"/>
          <w:szCs w:val="24"/>
        </w:rPr>
        <w:t xml:space="preserve">North Sea </w:t>
      </w:r>
      <w:r w:rsidR="00F03707">
        <w:rPr>
          <w:rFonts w:asciiTheme="majorHAnsi" w:hAnsiTheme="majorHAnsi"/>
          <w:sz w:val="24"/>
          <w:szCs w:val="24"/>
        </w:rPr>
        <w:t>surveys</w:t>
      </w:r>
      <w:r w:rsidR="002F62AE" w:rsidRPr="006714E2">
        <w:rPr>
          <w:rFonts w:asciiTheme="majorHAnsi" w:hAnsiTheme="majorHAnsi"/>
          <w:sz w:val="24"/>
          <w:szCs w:val="24"/>
        </w:rPr>
        <w:t xml:space="preserve"> </w:t>
      </w:r>
      <w:r w:rsidR="00B055E3" w:rsidRPr="006714E2">
        <w:rPr>
          <w:rFonts w:asciiTheme="majorHAnsi" w:hAnsiTheme="majorHAnsi"/>
          <w:sz w:val="24"/>
          <w:szCs w:val="24"/>
        </w:rPr>
        <w:t>(Boolean y/n</w:t>
      </w:r>
      <w:r w:rsidR="004760E3">
        <w:rPr>
          <w:rFonts w:asciiTheme="majorHAnsi" w:hAnsiTheme="majorHAnsi"/>
          <w:sz w:val="24"/>
          <w:szCs w:val="24"/>
        </w:rPr>
        <w:t>, default = y</w:t>
      </w:r>
      <w:r w:rsidR="00B055E3" w:rsidRPr="006714E2">
        <w:rPr>
          <w:rFonts w:asciiTheme="majorHAnsi" w:hAnsiTheme="majorHAnsi"/>
          <w:sz w:val="24"/>
          <w:szCs w:val="24"/>
        </w:rPr>
        <w:t>)</w:t>
      </w:r>
    </w:p>
    <w:p w14:paraId="6779D6D0" w14:textId="77777777" w:rsidR="00BD3A89" w:rsidRDefault="00BD3A89" w:rsidP="00BD3A89">
      <w:pPr>
        <w:pStyle w:val="ListParagraph"/>
        <w:spacing w:after="160" w:line="259" w:lineRule="auto"/>
        <w:rPr>
          <w:rFonts w:asciiTheme="majorHAnsi" w:hAnsiTheme="majorHAnsi"/>
          <w:sz w:val="24"/>
          <w:szCs w:val="24"/>
        </w:rPr>
      </w:pPr>
    </w:p>
    <w:p w14:paraId="0615D289" w14:textId="4DD69898" w:rsidR="00D85B2F" w:rsidRPr="00BD3A89" w:rsidRDefault="00D85B2F" w:rsidP="00BD3A89">
      <w:pPr>
        <w:spacing w:after="160" w:line="259" w:lineRule="auto"/>
        <w:rPr>
          <w:rFonts w:asciiTheme="majorHAnsi" w:hAnsiTheme="majorHAnsi"/>
          <w:sz w:val="24"/>
          <w:szCs w:val="24"/>
        </w:rPr>
      </w:pPr>
      <w:r w:rsidRPr="00BD3A89">
        <w:rPr>
          <w:rFonts w:asciiTheme="majorHAnsi" w:hAnsiTheme="majorHAnsi"/>
          <w:sz w:val="24"/>
          <w:szCs w:val="24"/>
        </w:rPr>
        <w:t>The user should have a choice on the following data processing options:</w:t>
      </w:r>
    </w:p>
    <w:p w14:paraId="31E4EEE3" w14:textId="6E3AD4DB" w:rsidR="007337AE" w:rsidRDefault="00D85B2F" w:rsidP="0090633A">
      <w:pPr>
        <w:pStyle w:val="ListParagraph"/>
        <w:numPr>
          <w:ilvl w:val="0"/>
          <w:numId w:val="42"/>
        </w:numPr>
        <w:spacing w:after="160" w:line="259" w:lineRule="auto"/>
        <w:rPr>
          <w:rFonts w:asciiTheme="majorHAnsi" w:hAnsiTheme="majorHAnsi"/>
          <w:sz w:val="24"/>
          <w:szCs w:val="24"/>
        </w:rPr>
      </w:pPr>
      <w:r w:rsidRPr="006714E2">
        <w:rPr>
          <w:rFonts w:asciiTheme="majorHAnsi" w:hAnsiTheme="majorHAnsi"/>
          <w:sz w:val="24"/>
          <w:szCs w:val="24"/>
        </w:rPr>
        <w:t>2 ended slider giving choice of a</w:t>
      </w:r>
      <w:r w:rsidR="008D5896" w:rsidRPr="006714E2">
        <w:rPr>
          <w:rFonts w:asciiTheme="majorHAnsi" w:hAnsiTheme="majorHAnsi"/>
          <w:sz w:val="24"/>
          <w:szCs w:val="24"/>
        </w:rPr>
        <w:t xml:space="preserve"> </w:t>
      </w:r>
      <w:r w:rsidRPr="006714E2">
        <w:rPr>
          <w:rFonts w:asciiTheme="majorHAnsi" w:hAnsiTheme="majorHAnsi"/>
          <w:sz w:val="24"/>
          <w:szCs w:val="24"/>
        </w:rPr>
        <w:t xml:space="preserve">range </w:t>
      </w:r>
      <w:r w:rsidR="008D5896" w:rsidRPr="006714E2">
        <w:rPr>
          <w:rFonts w:asciiTheme="majorHAnsi" w:hAnsiTheme="majorHAnsi"/>
          <w:sz w:val="24"/>
          <w:szCs w:val="24"/>
        </w:rPr>
        <w:t xml:space="preserve">over which the assessment is to be </w:t>
      </w:r>
      <w:commentRangeStart w:id="308"/>
      <w:r w:rsidR="008D5896" w:rsidRPr="006714E2">
        <w:rPr>
          <w:rFonts w:asciiTheme="majorHAnsi" w:hAnsiTheme="majorHAnsi"/>
          <w:sz w:val="24"/>
          <w:szCs w:val="24"/>
        </w:rPr>
        <w:t>applied</w:t>
      </w:r>
      <w:commentRangeEnd w:id="308"/>
      <w:r w:rsidR="008261D1">
        <w:rPr>
          <w:rStyle w:val="CommentReference"/>
        </w:rPr>
        <w:commentReference w:id="308"/>
      </w:r>
      <w:r w:rsidRPr="006714E2">
        <w:rPr>
          <w:rFonts w:asciiTheme="majorHAnsi" w:hAnsiTheme="majorHAnsi"/>
          <w:sz w:val="24"/>
          <w:szCs w:val="24"/>
        </w:rPr>
        <w:t xml:space="preserve"> years starting </w:t>
      </w:r>
      <w:r w:rsidR="008D5896" w:rsidRPr="006714E2">
        <w:rPr>
          <w:rFonts w:asciiTheme="majorHAnsi" w:hAnsiTheme="majorHAnsi"/>
          <w:sz w:val="24"/>
          <w:szCs w:val="24"/>
        </w:rPr>
        <w:t>1980</w:t>
      </w:r>
      <w:r w:rsidRPr="006714E2">
        <w:rPr>
          <w:rFonts w:asciiTheme="majorHAnsi" w:hAnsiTheme="majorHAnsi"/>
          <w:sz w:val="24"/>
          <w:szCs w:val="24"/>
        </w:rPr>
        <w:t xml:space="preserve"> – present year</w:t>
      </w:r>
      <w:r w:rsidR="006714E2" w:rsidRPr="006714E2">
        <w:rPr>
          <w:rFonts w:asciiTheme="majorHAnsi" w:hAnsiTheme="majorHAnsi"/>
          <w:sz w:val="24"/>
          <w:szCs w:val="24"/>
        </w:rPr>
        <w:t>. A similar method with 2 sliders would also be acceptable, as long as the user cannot select a range of time lower than 15 years</w:t>
      </w:r>
      <w:r w:rsidRPr="006714E2">
        <w:rPr>
          <w:rFonts w:asciiTheme="majorHAnsi" w:hAnsiTheme="majorHAnsi"/>
          <w:sz w:val="24"/>
          <w:szCs w:val="24"/>
        </w:rPr>
        <w:t xml:space="preserve"> </w:t>
      </w:r>
      <w:r w:rsidR="004760E3">
        <w:rPr>
          <w:rFonts w:asciiTheme="majorHAnsi" w:hAnsiTheme="majorHAnsi"/>
          <w:sz w:val="24"/>
          <w:szCs w:val="24"/>
        </w:rPr>
        <w:t>(default = full time range from 1980-present).</w:t>
      </w:r>
      <w:r w:rsidR="008261D1">
        <w:rPr>
          <w:rFonts w:asciiTheme="majorHAnsi" w:hAnsiTheme="majorHAnsi"/>
          <w:sz w:val="24"/>
          <w:szCs w:val="24"/>
        </w:rPr>
        <w:t xml:space="preserve"> This could be achieved relatively easily by cropping the years of the input data files, so that data that is not in the user’s range of years is omitted before running the script. </w:t>
      </w:r>
    </w:p>
    <w:p w14:paraId="6204B6BD" w14:textId="47D34C93" w:rsidR="00932621" w:rsidRDefault="00932621" w:rsidP="0090633A">
      <w:pPr>
        <w:pStyle w:val="ListParagraph"/>
        <w:numPr>
          <w:ilvl w:val="0"/>
          <w:numId w:val="42"/>
        </w:numPr>
        <w:spacing w:after="160" w:line="259" w:lineRule="auto"/>
        <w:rPr>
          <w:rFonts w:asciiTheme="majorHAnsi" w:hAnsiTheme="majorHAnsi"/>
          <w:sz w:val="24"/>
          <w:szCs w:val="24"/>
        </w:rPr>
      </w:pPr>
      <w:r>
        <w:rPr>
          <w:rFonts w:asciiTheme="majorHAnsi" w:hAnsiTheme="majorHAnsi"/>
          <w:sz w:val="24"/>
          <w:szCs w:val="24"/>
        </w:rPr>
        <w:t>Large fish thresholds for each sea. The default values for this threshold are entered in the first line of the script  Lynam_IND_script_</w:t>
      </w:r>
      <w:del w:id="309" w:author="Joseph Ribeiro (Cefas)" w:date="2018-09-26T14:12:00Z">
        <w:r w:rsidDel="00734EC1">
          <w:rPr>
            <w:rFonts w:asciiTheme="majorHAnsi" w:hAnsiTheme="majorHAnsi"/>
            <w:sz w:val="24"/>
            <w:szCs w:val="24"/>
          </w:rPr>
          <w:delText>OSPAR</w:delText>
        </w:r>
      </w:del>
      <w:ins w:id="310" w:author="Joseph Ribeiro (Cefas)" w:date="2018-09-26T14:12:00Z">
        <w:r w:rsidR="00734EC1">
          <w:rPr>
            <w:rFonts w:asciiTheme="majorHAnsi" w:hAnsiTheme="majorHAnsi"/>
            <w:sz w:val="24"/>
            <w:szCs w:val="24"/>
          </w:rPr>
          <w:t>OSPAR</w:t>
        </w:r>
      </w:ins>
      <w:r>
        <w:rPr>
          <w:rFonts w:asciiTheme="majorHAnsi" w:hAnsiTheme="majorHAnsi"/>
          <w:sz w:val="24"/>
          <w:szCs w:val="24"/>
        </w:rPr>
        <w:t xml:space="preserve">_LFI.r </w:t>
      </w:r>
      <w:r w:rsidR="001E10F0">
        <w:rPr>
          <w:rFonts w:asciiTheme="majorHAnsi" w:hAnsiTheme="majorHAnsi"/>
          <w:sz w:val="24"/>
          <w:szCs w:val="24"/>
        </w:rPr>
        <w:t>with the following values in cm</w:t>
      </w:r>
      <w:r w:rsidR="00E83216">
        <w:rPr>
          <w:rFonts w:asciiTheme="majorHAnsi" w:hAnsiTheme="majorHAnsi"/>
          <w:sz w:val="24"/>
          <w:szCs w:val="24"/>
        </w:rPr>
        <w:t>, but the user should be able to modify each one individually</w:t>
      </w:r>
      <w:r>
        <w:rPr>
          <w:rFonts w:asciiTheme="majorHAnsi" w:hAnsiTheme="majorHAnsi"/>
          <w:sz w:val="24"/>
          <w:szCs w:val="24"/>
        </w:rPr>
        <w:t>:</w:t>
      </w:r>
    </w:p>
    <w:p w14:paraId="14AE16E2" w14:textId="77777777" w:rsidR="00932621" w:rsidRPr="006714E2" w:rsidRDefault="00932621" w:rsidP="00932621">
      <w:pPr>
        <w:pStyle w:val="ListParagraph"/>
        <w:spacing w:after="160" w:line="259" w:lineRule="auto"/>
        <w:rPr>
          <w:rFonts w:asciiTheme="majorHAnsi" w:hAnsiTheme="majorHAnsi"/>
          <w:sz w:val="24"/>
          <w:szCs w:val="24"/>
        </w:rPr>
      </w:pPr>
    </w:p>
    <w:p w14:paraId="083E7FD9" w14:textId="77777777" w:rsidR="00932621" w:rsidRDefault="00932621" w:rsidP="00932621">
      <w:pPr>
        <w:pStyle w:val="ListParagraph"/>
        <w:spacing w:after="160" w:line="259" w:lineRule="auto"/>
        <w:ind w:firstLine="720"/>
        <w:rPr>
          <w:rFonts w:asciiTheme="majorHAnsi" w:hAnsiTheme="majorHAnsi"/>
          <w:sz w:val="24"/>
          <w:szCs w:val="24"/>
        </w:rPr>
      </w:pPr>
      <w:r w:rsidRPr="00932621">
        <w:rPr>
          <w:rFonts w:asciiTheme="majorHAnsi" w:hAnsiTheme="majorHAnsi"/>
          <w:sz w:val="24"/>
          <w:szCs w:val="24"/>
        </w:rPr>
        <w:t>BBICnSpaOT4=25,</w:t>
      </w:r>
      <w:r>
        <w:rPr>
          <w:rFonts w:asciiTheme="majorHAnsi" w:hAnsiTheme="majorHAnsi"/>
          <w:sz w:val="24"/>
          <w:szCs w:val="24"/>
        </w:rPr>
        <w:tab/>
      </w:r>
      <w:r w:rsidRPr="00932621">
        <w:rPr>
          <w:rFonts w:asciiTheme="majorHAnsi" w:hAnsiTheme="majorHAnsi"/>
          <w:sz w:val="24"/>
          <w:szCs w:val="24"/>
        </w:rPr>
        <w:t>WASpaOT3=40,</w:t>
      </w:r>
      <w:r>
        <w:rPr>
          <w:rFonts w:asciiTheme="majorHAnsi" w:hAnsiTheme="majorHAnsi"/>
          <w:sz w:val="24"/>
          <w:szCs w:val="24"/>
        </w:rPr>
        <w:tab/>
        <w:t>,</w:t>
      </w:r>
      <w:r w:rsidRPr="00932621">
        <w:rPr>
          <w:rFonts w:asciiTheme="majorHAnsi" w:hAnsiTheme="majorHAnsi"/>
          <w:sz w:val="24"/>
          <w:szCs w:val="24"/>
        </w:rPr>
        <w:t>BBICsSpaOT4=45,</w:t>
      </w:r>
      <w:r>
        <w:rPr>
          <w:rFonts w:asciiTheme="majorHAnsi" w:hAnsiTheme="majorHAnsi"/>
          <w:sz w:val="24"/>
          <w:szCs w:val="24"/>
        </w:rPr>
        <w:tab/>
      </w:r>
      <w:r w:rsidRPr="00932621">
        <w:rPr>
          <w:rFonts w:asciiTheme="majorHAnsi" w:hAnsiTheme="majorHAnsi"/>
          <w:sz w:val="24"/>
          <w:szCs w:val="24"/>
        </w:rPr>
        <w:t>BBICPorOT4=40,</w:t>
      </w:r>
      <w:r>
        <w:rPr>
          <w:rFonts w:asciiTheme="majorHAnsi" w:hAnsiTheme="majorHAnsi"/>
          <w:sz w:val="24"/>
          <w:szCs w:val="24"/>
        </w:rPr>
        <w:tab/>
      </w:r>
      <w:r w:rsidRPr="00932621">
        <w:rPr>
          <w:rFonts w:asciiTheme="majorHAnsi" w:hAnsiTheme="majorHAnsi"/>
          <w:sz w:val="24"/>
          <w:szCs w:val="24"/>
        </w:rPr>
        <w:t>CSBBFraOT4=35,</w:t>
      </w:r>
      <w:r>
        <w:rPr>
          <w:rFonts w:asciiTheme="majorHAnsi" w:hAnsiTheme="majorHAnsi"/>
          <w:sz w:val="24"/>
          <w:szCs w:val="24"/>
        </w:rPr>
        <w:tab/>
      </w:r>
      <w:r w:rsidRPr="00932621">
        <w:rPr>
          <w:rFonts w:asciiTheme="majorHAnsi" w:hAnsiTheme="majorHAnsi"/>
          <w:sz w:val="24"/>
          <w:szCs w:val="24"/>
        </w:rPr>
        <w:t>CSEngBT3=35,</w:t>
      </w:r>
      <w:r>
        <w:rPr>
          <w:rFonts w:asciiTheme="majorHAnsi" w:hAnsiTheme="majorHAnsi"/>
          <w:sz w:val="24"/>
          <w:szCs w:val="24"/>
        </w:rPr>
        <w:tab/>
      </w:r>
    </w:p>
    <w:p w14:paraId="37C0E3B2" w14:textId="3F35D1C6" w:rsidR="001A3CC7" w:rsidRDefault="00932621" w:rsidP="00932621">
      <w:pPr>
        <w:pStyle w:val="ListParagraph"/>
        <w:spacing w:after="160" w:line="259" w:lineRule="auto"/>
        <w:ind w:firstLine="720"/>
        <w:rPr>
          <w:rFonts w:asciiTheme="majorHAnsi" w:hAnsiTheme="majorHAnsi"/>
          <w:sz w:val="24"/>
          <w:szCs w:val="24"/>
        </w:rPr>
      </w:pPr>
      <w:r w:rsidRPr="00932621">
        <w:rPr>
          <w:rFonts w:asciiTheme="majorHAnsi" w:hAnsiTheme="majorHAnsi"/>
          <w:sz w:val="24"/>
          <w:szCs w:val="24"/>
        </w:rPr>
        <w:t>CSIreOT4=30,</w:t>
      </w:r>
      <w:r w:rsidR="001A3CC7">
        <w:rPr>
          <w:rFonts w:asciiTheme="majorHAnsi" w:hAnsiTheme="majorHAnsi"/>
          <w:sz w:val="24"/>
          <w:szCs w:val="24"/>
        </w:rPr>
        <w:tab/>
      </w:r>
      <w:r w:rsidR="001A3CC7">
        <w:rPr>
          <w:rFonts w:asciiTheme="majorHAnsi" w:hAnsiTheme="majorHAnsi"/>
          <w:sz w:val="24"/>
          <w:szCs w:val="24"/>
        </w:rPr>
        <w:tab/>
      </w:r>
      <w:r w:rsidRPr="00932621">
        <w:rPr>
          <w:rFonts w:asciiTheme="majorHAnsi" w:hAnsiTheme="majorHAnsi"/>
          <w:sz w:val="24"/>
          <w:szCs w:val="24"/>
        </w:rPr>
        <w:t>CSNIrOT1=45,</w:t>
      </w:r>
      <w:r w:rsidR="001A3CC7">
        <w:rPr>
          <w:rFonts w:asciiTheme="majorHAnsi" w:hAnsiTheme="majorHAnsi"/>
          <w:sz w:val="24"/>
          <w:szCs w:val="24"/>
        </w:rPr>
        <w:tab/>
      </w:r>
      <w:r>
        <w:rPr>
          <w:rFonts w:asciiTheme="majorHAnsi" w:hAnsiTheme="majorHAnsi"/>
          <w:sz w:val="24"/>
          <w:szCs w:val="24"/>
        </w:rPr>
        <w:tab/>
      </w:r>
      <w:r w:rsidRPr="00932621">
        <w:rPr>
          <w:rFonts w:asciiTheme="majorHAnsi" w:hAnsiTheme="majorHAnsi"/>
          <w:sz w:val="24"/>
          <w:szCs w:val="24"/>
        </w:rPr>
        <w:t>CSNIrOT4=40,</w:t>
      </w:r>
      <w:r>
        <w:rPr>
          <w:rFonts w:asciiTheme="majorHAnsi" w:hAnsiTheme="majorHAnsi"/>
          <w:sz w:val="24"/>
          <w:szCs w:val="24"/>
        </w:rPr>
        <w:tab/>
      </w:r>
    </w:p>
    <w:p w14:paraId="1A60A4D0" w14:textId="2415C44A" w:rsidR="007337AE" w:rsidRPr="00927A86" w:rsidRDefault="00932621" w:rsidP="00932621">
      <w:pPr>
        <w:pStyle w:val="ListParagraph"/>
        <w:spacing w:after="160" w:line="259" w:lineRule="auto"/>
        <w:ind w:firstLine="720"/>
        <w:rPr>
          <w:rFonts w:asciiTheme="majorHAnsi" w:hAnsiTheme="majorHAnsi"/>
          <w:sz w:val="24"/>
          <w:szCs w:val="24"/>
          <w:highlight w:val="yellow"/>
        </w:rPr>
      </w:pPr>
      <w:r w:rsidRPr="00932621">
        <w:rPr>
          <w:rFonts w:asciiTheme="majorHAnsi" w:hAnsiTheme="majorHAnsi"/>
          <w:sz w:val="24"/>
          <w:szCs w:val="24"/>
        </w:rPr>
        <w:t>CSScoOT1=35,</w:t>
      </w:r>
      <w:r w:rsidR="001A3CC7">
        <w:rPr>
          <w:rFonts w:asciiTheme="majorHAnsi" w:hAnsiTheme="majorHAnsi"/>
          <w:sz w:val="24"/>
          <w:szCs w:val="24"/>
        </w:rPr>
        <w:tab/>
      </w:r>
      <w:r>
        <w:rPr>
          <w:rFonts w:asciiTheme="majorHAnsi" w:hAnsiTheme="majorHAnsi"/>
          <w:sz w:val="24"/>
          <w:szCs w:val="24"/>
        </w:rPr>
        <w:tab/>
      </w:r>
      <w:r w:rsidRPr="00932621">
        <w:rPr>
          <w:rFonts w:asciiTheme="majorHAnsi" w:hAnsiTheme="majorHAnsi"/>
          <w:sz w:val="24"/>
          <w:szCs w:val="24"/>
        </w:rPr>
        <w:t>CSScoOT4=40,</w:t>
      </w:r>
      <w:r>
        <w:rPr>
          <w:rFonts w:asciiTheme="majorHAnsi" w:hAnsiTheme="majorHAnsi"/>
          <w:sz w:val="24"/>
          <w:szCs w:val="24"/>
        </w:rPr>
        <w:tab/>
      </w:r>
      <w:r w:rsidR="001A3CC7">
        <w:rPr>
          <w:rFonts w:asciiTheme="majorHAnsi" w:hAnsiTheme="majorHAnsi"/>
          <w:sz w:val="24"/>
          <w:szCs w:val="24"/>
        </w:rPr>
        <w:tab/>
      </w:r>
      <w:r w:rsidRPr="00932621">
        <w:rPr>
          <w:rFonts w:asciiTheme="majorHAnsi" w:hAnsiTheme="majorHAnsi"/>
          <w:sz w:val="24"/>
          <w:szCs w:val="24"/>
        </w:rPr>
        <w:t>GNSEngBT3=50</w:t>
      </w:r>
      <w:r w:rsidR="001A3CC7">
        <w:rPr>
          <w:rFonts w:asciiTheme="majorHAnsi" w:hAnsiTheme="majorHAnsi"/>
          <w:sz w:val="24"/>
          <w:szCs w:val="24"/>
        </w:rPr>
        <w:t>,</w:t>
      </w:r>
      <w:r>
        <w:rPr>
          <w:rFonts w:asciiTheme="majorHAnsi" w:hAnsiTheme="majorHAnsi"/>
          <w:sz w:val="24"/>
          <w:szCs w:val="24"/>
        </w:rPr>
        <w:tab/>
      </w:r>
      <w:r w:rsidRPr="00932621">
        <w:rPr>
          <w:rFonts w:asciiTheme="majorHAnsi" w:hAnsiTheme="majorHAnsi"/>
          <w:sz w:val="24"/>
          <w:szCs w:val="24"/>
        </w:rPr>
        <w:t>GNSFraOT4=50,</w:t>
      </w:r>
      <w:r>
        <w:rPr>
          <w:rFonts w:asciiTheme="majorHAnsi" w:hAnsiTheme="majorHAnsi"/>
          <w:sz w:val="24"/>
          <w:szCs w:val="24"/>
        </w:rPr>
        <w:tab/>
      </w:r>
      <w:r w:rsidRPr="00932621">
        <w:rPr>
          <w:rFonts w:asciiTheme="majorHAnsi" w:hAnsiTheme="majorHAnsi"/>
          <w:sz w:val="24"/>
          <w:szCs w:val="24"/>
        </w:rPr>
        <w:t>GNSGerBT3=30,</w:t>
      </w:r>
      <w:r>
        <w:rPr>
          <w:rFonts w:asciiTheme="majorHAnsi" w:hAnsiTheme="majorHAnsi"/>
          <w:sz w:val="24"/>
          <w:szCs w:val="24"/>
        </w:rPr>
        <w:tab/>
      </w:r>
      <w:r w:rsidRPr="00932621">
        <w:rPr>
          <w:rFonts w:asciiTheme="majorHAnsi" w:hAnsiTheme="majorHAnsi"/>
          <w:sz w:val="24"/>
          <w:szCs w:val="24"/>
        </w:rPr>
        <w:t>GNSIntOT1=50,</w:t>
      </w:r>
      <w:r>
        <w:rPr>
          <w:rFonts w:asciiTheme="majorHAnsi" w:hAnsiTheme="majorHAnsi"/>
          <w:sz w:val="24"/>
          <w:szCs w:val="24"/>
        </w:rPr>
        <w:tab/>
      </w:r>
      <w:r w:rsidRPr="00932621">
        <w:rPr>
          <w:rFonts w:asciiTheme="majorHAnsi" w:hAnsiTheme="majorHAnsi"/>
          <w:sz w:val="24"/>
          <w:szCs w:val="24"/>
        </w:rPr>
        <w:t>GNSIntOT3=50,</w:t>
      </w:r>
      <w:r>
        <w:rPr>
          <w:rFonts w:asciiTheme="majorHAnsi" w:hAnsiTheme="majorHAnsi"/>
          <w:sz w:val="24"/>
          <w:szCs w:val="24"/>
        </w:rPr>
        <w:tab/>
      </w:r>
      <w:r w:rsidRPr="00932621">
        <w:rPr>
          <w:rFonts w:asciiTheme="majorHAnsi" w:hAnsiTheme="majorHAnsi"/>
          <w:sz w:val="24"/>
          <w:szCs w:val="24"/>
        </w:rPr>
        <w:t>GNSNetBT3=30,</w:t>
      </w:r>
      <w:r>
        <w:rPr>
          <w:rFonts w:asciiTheme="majorHAnsi" w:hAnsiTheme="majorHAnsi"/>
          <w:sz w:val="24"/>
          <w:szCs w:val="24"/>
        </w:rPr>
        <w:tab/>
      </w:r>
      <w:r w:rsidRPr="00932621">
        <w:rPr>
          <w:rFonts w:asciiTheme="majorHAnsi" w:hAnsiTheme="majorHAnsi"/>
          <w:sz w:val="24"/>
          <w:szCs w:val="24"/>
        </w:rPr>
        <w:t>WAScoOT3=50,</w:t>
      </w:r>
      <w:r>
        <w:rPr>
          <w:rFonts w:asciiTheme="majorHAnsi" w:hAnsiTheme="majorHAnsi"/>
          <w:sz w:val="24"/>
          <w:szCs w:val="24"/>
        </w:rPr>
        <w:tab/>
      </w:r>
      <w:r w:rsidRPr="00932621">
        <w:rPr>
          <w:rFonts w:asciiTheme="majorHAnsi" w:hAnsiTheme="majorHAnsi"/>
          <w:sz w:val="24"/>
          <w:szCs w:val="24"/>
        </w:rPr>
        <w:t>CSFraOT4=40</w:t>
      </w:r>
    </w:p>
    <w:p w14:paraId="0C89F278" w14:textId="77777777" w:rsidR="00AB58B3" w:rsidRDefault="00AB58B3" w:rsidP="008870F0">
      <w:pPr>
        <w:rPr>
          <w:b/>
          <w:sz w:val="28"/>
          <w:szCs w:val="28"/>
        </w:rPr>
      </w:pPr>
    </w:p>
    <w:p w14:paraId="4002E667" w14:textId="77777777" w:rsidR="00AB58B3" w:rsidRDefault="00AB58B3" w:rsidP="008870F0">
      <w:pPr>
        <w:rPr>
          <w:b/>
          <w:sz w:val="28"/>
          <w:szCs w:val="28"/>
        </w:rPr>
      </w:pPr>
    </w:p>
    <w:p w14:paraId="26F75445" w14:textId="77777777" w:rsidR="00AB58B3" w:rsidRDefault="00AB58B3" w:rsidP="008870F0">
      <w:pPr>
        <w:rPr>
          <w:b/>
          <w:sz w:val="28"/>
          <w:szCs w:val="28"/>
        </w:rPr>
      </w:pPr>
    </w:p>
    <w:p w14:paraId="40EB3A36" w14:textId="77777777" w:rsidR="00AB58B3" w:rsidRDefault="00AB58B3" w:rsidP="008870F0">
      <w:pPr>
        <w:rPr>
          <w:b/>
          <w:sz w:val="28"/>
          <w:szCs w:val="28"/>
        </w:rPr>
      </w:pPr>
    </w:p>
    <w:p w14:paraId="772D63B9" w14:textId="77777777" w:rsidR="00AB58B3" w:rsidRDefault="00AB58B3" w:rsidP="008870F0">
      <w:pPr>
        <w:rPr>
          <w:b/>
          <w:sz w:val="28"/>
          <w:szCs w:val="28"/>
        </w:rPr>
      </w:pPr>
    </w:p>
    <w:p w14:paraId="75094A0C" w14:textId="77777777" w:rsidR="00AB58B3" w:rsidRDefault="00AB58B3" w:rsidP="008870F0">
      <w:pPr>
        <w:rPr>
          <w:b/>
          <w:sz w:val="28"/>
          <w:szCs w:val="28"/>
        </w:rPr>
      </w:pPr>
    </w:p>
    <w:p w14:paraId="5F419F38" w14:textId="2357A95E" w:rsidR="008870F0" w:rsidRPr="001E5B53" w:rsidRDefault="004215B5" w:rsidP="008870F0">
      <w:pPr>
        <w:rPr>
          <w:b/>
          <w:sz w:val="28"/>
          <w:szCs w:val="28"/>
        </w:rPr>
      </w:pPr>
      <w:r w:rsidRPr="001E5B53">
        <w:rPr>
          <w:b/>
          <w:sz w:val="28"/>
          <w:szCs w:val="28"/>
        </w:rPr>
        <w:lastRenderedPageBreak/>
        <w:t>Data Outputs Selection:</w:t>
      </w:r>
    </w:p>
    <w:p w14:paraId="31657303" w14:textId="4B741604" w:rsidR="007B5152" w:rsidRPr="001E5B53" w:rsidRDefault="007B5152" w:rsidP="007B5152">
      <w:pPr>
        <w:spacing w:after="160" w:line="259" w:lineRule="auto"/>
        <w:rPr>
          <w:rFonts w:asciiTheme="majorHAnsi" w:hAnsiTheme="majorHAnsi"/>
          <w:sz w:val="24"/>
          <w:szCs w:val="24"/>
        </w:rPr>
      </w:pPr>
      <w:r w:rsidRPr="001E5B53">
        <w:rPr>
          <w:rFonts w:asciiTheme="majorHAnsi" w:hAnsiTheme="majorHAnsi"/>
          <w:sz w:val="24"/>
          <w:szCs w:val="24"/>
        </w:rPr>
        <w:t>Options to:</w:t>
      </w:r>
    </w:p>
    <w:p w14:paraId="15129180" w14:textId="386E2EE6" w:rsidR="001E5B53" w:rsidRDefault="00D07AD2" w:rsidP="001E5B53">
      <w:pPr>
        <w:pStyle w:val="ListParagraph"/>
        <w:numPr>
          <w:ilvl w:val="0"/>
          <w:numId w:val="42"/>
        </w:numPr>
        <w:spacing w:after="160" w:line="259" w:lineRule="auto"/>
        <w:rPr>
          <w:rFonts w:asciiTheme="majorHAnsi" w:hAnsiTheme="majorHAnsi" w:cstheme="majorHAnsi"/>
          <w:sz w:val="24"/>
          <w:szCs w:val="24"/>
        </w:rPr>
      </w:pPr>
      <w:r>
        <w:rPr>
          <w:rFonts w:asciiTheme="majorHAnsi" w:hAnsiTheme="majorHAnsi" w:cstheme="majorHAnsi"/>
          <w:sz w:val="24"/>
          <w:szCs w:val="24"/>
        </w:rPr>
        <w:t>Map trend</w:t>
      </w:r>
      <w:r w:rsidR="001E5B53" w:rsidRPr="00A0172E">
        <w:rPr>
          <w:rFonts w:asciiTheme="majorHAnsi" w:hAnsiTheme="majorHAnsi" w:cstheme="majorHAnsi"/>
          <w:sz w:val="24"/>
          <w:szCs w:val="24"/>
        </w:rPr>
        <w:t xml:space="preserve"> results by survey (Boolean y/n</w:t>
      </w:r>
      <w:r w:rsidR="00205A23" w:rsidRPr="00A0172E">
        <w:rPr>
          <w:rFonts w:asciiTheme="majorHAnsi" w:hAnsiTheme="majorHAnsi" w:cstheme="majorHAnsi"/>
          <w:sz w:val="24"/>
          <w:szCs w:val="24"/>
        </w:rPr>
        <w:t>, default =y</w:t>
      </w:r>
      <w:r w:rsidR="001E5B53" w:rsidRPr="00A0172E">
        <w:rPr>
          <w:rFonts w:asciiTheme="majorHAnsi" w:hAnsiTheme="majorHAnsi" w:cstheme="majorHAnsi"/>
          <w:sz w:val="24"/>
          <w:szCs w:val="24"/>
        </w:rPr>
        <w:t xml:space="preserve">). Results will be generated as </w:t>
      </w:r>
      <w:r w:rsidR="001E5B53" w:rsidRPr="004D00D7">
        <w:rPr>
          <w:rFonts w:asciiTheme="majorHAnsi" w:hAnsiTheme="majorHAnsi" w:cstheme="majorHAnsi"/>
          <w:sz w:val="24"/>
          <w:szCs w:val="24"/>
        </w:rPr>
        <w:t xml:space="preserve">shapefiles for each survey, which </w:t>
      </w:r>
      <w:r w:rsidR="0091242E" w:rsidRPr="004D00D7">
        <w:rPr>
          <w:rFonts w:asciiTheme="majorHAnsi" w:hAnsiTheme="majorHAnsi" w:cstheme="majorHAnsi"/>
          <w:sz w:val="24"/>
          <w:szCs w:val="24"/>
        </w:rPr>
        <w:t>should be overlaid</w:t>
      </w:r>
      <w:r w:rsidR="001E5B53" w:rsidRPr="004D00D7">
        <w:rPr>
          <w:rFonts w:asciiTheme="majorHAnsi" w:hAnsiTheme="majorHAnsi" w:cstheme="majorHAnsi"/>
          <w:sz w:val="24"/>
          <w:szCs w:val="24"/>
        </w:rPr>
        <w:t xml:space="preserve"> </w:t>
      </w:r>
      <w:r w:rsidR="008D2CCC">
        <w:rPr>
          <w:rFonts w:asciiTheme="majorHAnsi" w:hAnsiTheme="majorHAnsi" w:cstheme="majorHAnsi"/>
          <w:sz w:val="24"/>
          <w:szCs w:val="24"/>
        </w:rPr>
        <w:t>in</w:t>
      </w:r>
      <w:r w:rsidR="008D2CCC" w:rsidRPr="004D00D7">
        <w:rPr>
          <w:rFonts w:asciiTheme="majorHAnsi" w:hAnsiTheme="majorHAnsi" w:cstheme="majorHAnsi"/>
          <w:sz w:val="24"/>
          <w:szCs w:val="24"/>
        </w:rPr>
        <w:t xml:space="preserve"> one </w:t>
      </w:r>
      <w:r w:rsidR="008D2CCC">
        <w:rPr>
          <w:rFonts w:asciiTheme="majorHAnsi" w:hAnsiTheme="majorHAnsi" w:cstheme="majorHAnsi"/>
          <w:sz w:val="24"/>
          <w:szCs w:val="24"/>
        </w:rPr>
        <w:t>of two possible maps</w:t>
      </w:r>
      <w:r w:rsidR="00496B82">
        <w:rPr>
          <w:rFonts w:asciiTheme="majorHAnsi" w:hAnsiTheme="majorHAnsi" w:cstheme="majorHAnsi"/>
          <w:sz w:val="24"/>
          <w:szCs w:val="24"/>
        </w:rPr>
        <w:t>. T</w:t>
      </w:r>
      <w:r w:rsidR="00D21300" w:rsidRPr="004D00D7">
        <w:rPr>
          <w:rFonts w:asciiTheme="majorHAnsi" w:hAnsiTheme="majorHAnsi" w:cstheme="majorHAnsi"/>
          <w:sz w:val="24"/>
          <w:szCs w:val="24"/>
        </w:rPr>
        <w:t xml:space="preserve">he user should be able to select and deselect surveys, </w:t>
      </w:r>
      <w:r w:rsidR="005261B1" w:rsidRPr="004D00D7">
        <w:rPr>
          <w:rFonts w:asciiTheme="majorHAnsi" w:hAnsiTheme="majorHAnsi" w:cstheme="majorHAnsi"/>
          <w:sz w:val="24"/>
          <w:szCs w:val="24"/>
        </w:rPr>
        <w:t>and change the drawing order from the default</w:t>
      </w:r>
      <w:r w:rsidR="00D21300" w:rsidRPr="004D00D7">
        <w:rPr>
          <w:rFonts w:asciiTheme="majorHAnsi" w:hAnsiTheme="majorHAnsi" w:cstheme="majorHAnsi"/>
          <w:sz w:val="24"/>
          <w:szCs w:val="24"/>
        </w:rPr>
        <w:t>.</w:t>
      </w:r>
    </w:p>
    <w:p w14:paraId="7102F5A7" w14:textId="0585C47A" w:rsidR="00D07AD2" w:rsidRDefault="00D07AD2" w:rsidP="00D07AD2">
      <w:pPr>
        <w:pStyle w:val="ListParagraph"/>
        <w:numPr>
          <w:ilvl w:val="0"/>
          <w:numId w:val="42"/>
        </w:numPr>
        <w:spacing w:after="160" w:line="259" w:lineRule="auto"/>
        <w:rPr>
          <w:rFonts w:asciiTheme="majorHAnsi" w:hAnsiTheme="majorHAnsi" w:cstheme="majorHAnsi"/>
          <w:sz w:val="24"/>
          <w:szCs w:val="24"/>
        </w:rPr>
      </w:pPr>
      <w:r>
        <w:rPr>
          <w:rFonts w:asciiTheme="majorHAnsi" w:hAnsiTheme="majorHAnsi" w:cstheme="majorHAnsi"/>
          <w:sz w:val="24"/>
          <w:szCs w:val="24"/>
        </w:rPr>
        <w:t>Map value</w:t>
      </w:r>
      <w:r w:rsidRPr="00A0172E">
        <w:rPr>
          <w:rFonts w:asciiTheme="majorHAnsi" w:hAnsiTheme="majorHAnsi" w:cstheme="majorHAnsi"/>
          <w:sz w:val="24"/>
          <w:szCs w:val="24"/>
        </w:rPr>
        <w:t xml:space="preserve"> results by survey (Boolean y/n, default =y). </w:t>
      </w:r>
      <w:r>
        <w:rPr>
          <w:rFonts w:asciiTheme="majorHAnsi" w:hAnsiTheme="majorHAnsi" w:cstheme="majorHAnsi"/>
          <w:sz w:val="24"/>
          <w:szCs w:val="24"/>
        </w:rPr>
        <w:t>These should be presented to the user in a separate tab, but using the same style interface as the trend</w:t>
      </w:r>
      <w:r w:rsidRPr="00A0172E">
        <w:rPr>
          <w:rFonts w:asciiTheme="majorHAnsi" w:hAnsiTheme="majorHAnsi" w:cstheme="majorHAnsi"/>
          <w:sz w:val="24"/>
          <w:szCs w:val="24"/>
        </w:rPr>
        <w:t xml:space="preserve"> results by survey</w:t>
      </w:r>
      <w:r>
        <w:rPr>
          <w:rFonts w:asciiTheme="majorHAnsi" w:hAnsiTheme="majorHAnsi" w:cstheme="majorHAnsi"/>
          <w:sz w:val="24"/>
          <w:szCs w:val="24"/>
        </w:rPr>
        <w:t>.</w:t>
      </w:r>
    </w:p>
    <w:p w14:paraId="33542112" w14:textId="6908E4A0" w:rsidR="00453144" w:rsidRPr="004D00D7" w:rsidRDefault="00453144" w:rsidP="00453144">
      <w:pPr>
        <w:pStyle w:val="ListParagraph"/>
        <w:numPr>
          <w:ilvl w:val="0"/>
          <w:numId w:val="42"/>
        </w:numPr>
        <w:spacing w:after="160" w:line="259" w:lineRule="auto"/>
        <w:rPr>
          <w:rFonts w:asciiTheme="majorHAnsi" w:hAnsiTheme="majorHAnsi" w:cstheme="majorHAnsi"/>
          <w:sz w:val="24"/>
          <w:szCs w:val="24"/>
        </w:rPr>
      </w:pPr>
      <w:r w:rsidRPr="004D00D7">
        <w:rPr>
          <w:rFonts w:asciiTheme="majorHAnsi" w:hAnsiTheme="majorHAnsi" w:cstheme="majorHAnsi"/>
          <w:sz w:val="24"/>
          <w:szCs w:val="24"/>
        </w:rPr>
        <w:t>Produce time series figures</w:t>
      </w:r>
      <w:r w:rsidR="00D21300" w:rsidRPr="004D00D7">
        <w:rPr>
          <w:rFonts w:asciiTheme="majorHAnsi" w:hAnsiTheme="majorHAnsi" w:cstheme="majorHAnsi"/>
          <w:sz w:val="24"/>
          <w:szCs w:val="24"/>
        </w:rPr>
        <w:t xml:space="preserve"> (graphs)</w:t>
      </w:r>
      <w:r w:rsidRPr="004D00D7">
        <w:rPr>
          <w:rFonts w:asciiTheme="majorHAnsi" w:hAnsiTheme="majorHAnsi" w:cstheme="majorHAnsi"/>
          <w:sz w:val="24"/>
          <w:szCs w:val="24"/>
        </w:rPr>
        <w:t xml:space="preserve"> by survey. Extended results, Boolean (y/n, default =n).</w:t>
      </w:r>
    </w:p>
    <w:p w14:paraId="7AF819E0" w14:textId="77777777" w:rsidR="001117AA" w:rsidRDefault="00453144" w:rsidP="001117AA">
      <w:pPr>
        <w:pStyle w:val="ListParagraph"/>
        <w:numPr>
          <w:ilvl w:val="0"/>
          <w:numId w:val="42"/>
        </w:numPr>
        <w:spacing w:after="160" w:line="259" w:lineRule="auto"/>
        <w:rPr>
          <w:rFonts w:asciiTheme="majorHAnsi" w:hAnsiTheme="majorHAnsi" w:cstheme="majorHAnsi"/>
          <w:sz w:val="24"/>
          <w:szCs w:val="24"/>
        </w:rPr>
      </w:pPr>
      <w:r w:rsidRPr="004D00D7">
        <w:rPr>
          <w:rFonts w:asciiTheme="majorHAnsi" w:hAnsiTheme="majorHAnsi" w:cstheme="majorHAnsi"/>
          <w:sz w:val="24"/>
          <w:szCs w:val="24"/>
        </w:rPr>
        <w:t>Produce time series tables by survey. Extended results, Boolean (y/n, default =n).</w:t>
      </w:r>
    </w:p>
    <w:p w14:paraId="48E3AFBA" w14:textId="73400B22" w:rsidR="00FC6A50" w:rsidRPr="001117AA" w:rsidRDefault="001E5B53" w:rsidP="001117AA">
      <w:pPr>
        <w:pStyle w:val="ListParagraph"/>
        <w:numPr>
          <w:ilvl w:val="0"/>
          <w:numId w:val="42"/>
        </w:numPr>
        <w:spacing w:after="160" w:line="259" w:lineRule="auto"/>
        <w:rPr>
          <w:rFonts w:asciiTheme="majorHAnsi" w:hAnsiTheme="majorHAnsi" w:cstheme="majorHAnsi"/>
          <w:sz w:val="24"/>
          <w:szCs w:val="24"/>
        </w:rPr>
      </w:pPr>
      <w:r w:rsidRPr="001117AA">
        <w:rPr>
          <w:rFonts w:asciiTheme="majorHAnsi" w:hAnsiTheme="majorHAnsi" w:cstheme="majorHAnsi"/>
          <w:sz w:val="24"/>
          <w:szCs w:val="24"/>
        </w:rPr>
        <w:t xml:space="preserve">Produce table output </w:t>
      </w:r>
      <w:r w:rsidR="003E5783" w:rsidRPr="001117AA">
        <w:rPr>
          <w:rFonts w:asciiTheme="majorHAnsi" w:hAnsiTheme="majorHAnsi" w:cstheme="majorHAnsi"/>
          <w:sz w:val="24"/>
          <w:szCs w:val="24"/>
        </w:rPr>
        <w:t>of</w:t>
      </w:r>
      <w:r w:rsidRPr="001117AA">
        <w:rPr>
          <w:rFonts w:asciiTheme="majorHAnsi" w:hAnsiTheme="majorHAnsi" w:cstheme="majorHAnsi"/>
          <w:sz w:val="24"/>
          <w:szCs w:val="24"/>
        </w:rPr>
        <w:t xml:space="preserve"> the number of samples used in each assessment. Extended results, Boolean (y/n</w:t>
      </w:r>
      <w:r w:rsidR="00205A23" w:rsidRPr="001117AA">
        <w:rPr>
          <w:rFonts w:asciiTheme="majorHAnsi" w:hAnsiTheme="majorHAnsi" w:cstheme="majorHAnsi"/>
          <w:sz w:val="24"/>
          <w:szCs w:val="24"/>
        </w:rPr>
        <w:t>, default =n</w:t>
      </w:r>
      <w:r w:rsidRPr="001117AA">
        <w:rPr>
          <w:rFonts w:asciiTheme="majorHAnsi" w:hAnsiTheme="majorHAnsi" w:cstheme="majorHAnsi"/>
          <w:sz w:val="24"/>
          <w:szCs w:val="24"/>
        </w:rPr>
        <w:t>).</w:t>
      </w:r>
      <w:r w:rsidR="00F82200" w:rsidRPr="001117AA">
        <w:rPr>
          <w:rFonts w:asciiTheme="majorHAnsi" w:hAnsiTheme="majorHAnsi" w:cstheme="majorHAnsi"/>
          <w:sz w:val="24"/>
          <w:szCs w:val="24"/>
          <w:highlight w:val="yellow"/>
        </w:rPr>
        <w:t xml:space="preserve"> </w:t>
      </w:r>
    </w:p>
    <w:p w14:paraId="5E5FAFD2" w14:textId="17E8F072" w:rsidR="00BE7666" w:rsidRDefault="00BE7666" w:rsidP="00810977">
      <w:pPr>
        <w:rPr>
          <w:rFonts w:asciiTheme="majorHAnsi" w:hAnsiTheme="majorHAnsi" w:cstheme="majorHAnsi"/>
          <w:sz w:val="24"/>
          <w:szCs w:val="24"/>
          <w:highlight w:val="yellow"/>
        </w:rPr>
      </w:pPr>
    </w:p>
    <w:p w14:paraId="5E5D0121" w14:textId="31014646" w:rsidR="00BE7666" w:rsidRDefault="00BE7666" w:rsidP="00810977">
      <w:pPr>
        <w:rPr>
          <w:rFonts w:asciiTheme="majorHAnsi" w:hAnsiTheme="majorHAnsi" w:cstheme="majorHAnsi"/>
          <w:sz w:val="24"/>
          <w:szCs w:val="24"/>
          <w:highlight w:val="yellow"/>
        </w:rPr>
      </w:pPr>
    </w:p>
    <w:p w14:paraId="105EFD55" w14:textId="77777777" w:rsidR="003974B5" w:rsidRPr="00A0172E" w:rsidRDefault="004215B5" w:rsidP="00D4222E">
      <w:pPr>
        <w:pStyle w:val="Heading3"/>
        <w:rPr>
          <w:rFonts w:asciiTheme="majorHAnsi" w:hAnsiTheme="majorHAnsi" w:cstheme="majorHAnsi"/>
          <w:sz w:val="24"/>
          <w:szCs w:val="24"/>
        </w:rPr>
      </w:pPr>
      <w:r w:rsidRPr="00A0172E">
        <w:rPr>
          <w:rFonts w:asciiTheme="majorHAnsi" w:hAnsiTheme="majorHAnsi" w:cstheme="majorHAnsi"/>
          <w:sz w:val="24"/>
          <w:szCs w:val="24"/>
        </w:rPr>
        <w:t>Data P</w:t>
      </w:r>
      <w:r w:rsidR="008870F0" w:rsidRPr="00A0172E">
        <w:rPr>
          <w:rFonts w:asciiTheme="majorHAnsi" w:hAnsiTheme="majorHAnsi" w:cstheme="majorHAnsi"/>
          <w:sz w:val="24"/>
          <w:szCs w:val="24"/>
        </w:rPr>
        <w:t>rocessing</w:t>
      </w:r>
      <w:r w:rsidR="003974B5" w:rsidRPr="00A0172E">
        <w:rPr>
          <w:rFonts w:asciiTheme="majorHAnsi" w:hAnsiTheme="majorHAnsi" w:cstheme="majorHAnsi"/>
          <w:sz w:val="24"/>
          <w:szCs w:val="24"/>
        </w:rPr>
        <w:t xml:space="preserve"> </w:t>
      </w:r>
    </w:p>
    <w:p w14:paraId="3B4FE326" w14:textId="77E1DCF7" w:rsidR="00925A89" w:rsidRPr="00A0172E" w:rsidRDefault="003C4F41" w:rsidP="00925A89">
      <w:pPr>
        <w:rPr>
          <w:rFonts w:asciiTheme="majorHAnsi" w:hAnsiTheme="majorHAnsi" w:cstheme="majorHAnsi"/>
          <w:sz w:val="24"/>
          <w:szCs w:val="24"/>
        </w:rPr>
      </w:pPr>
      <w:bookmarkStart w:id="311" w:name="_Hlk500747256"/>
      <w:r>
        <w:rPr>
          <w:rFonts w:asciiTheme="majorHAnsi" w:hAnsiTheme="majorHAnsi" w:cstheme="majorHAnsi"/>
          <w:sz w:val="24"/>
          <w:szCs w:val="24"/>
        </w:rPr>
        <w:t>Additional details</w:t>
      </w:r>
      <w:r w:rsidR="000C71EB" w:rsidRPr="00A0172E">
        <w:rPr>
          <w:rFonts w:asciiTheme="majorHAnsi" w:hAnsiTheme="majorHAnsi" w:cstheme="majorHAnsi"/>
          <w:sz w:val="24"/>
          <w:szCs w:val="24"/>
        </w:rPr>
        <w:t xml:space="preserve"> of this </w:t>
      </w:r>
      <w:del w:id="312" w:author="Joseph Ribeiro (Cefas)" w:date="2018-09-26T14:12:00Z">
        <w:r w:rsidR="000C71EB" w:rsidRPr="00A0172E" w:rsidDel="00734EC1">
          <w:rPr>
            <w:rFonts w:asciiTheme="majorHAnsi" w:hAnsiTheme="majorHAnsi" w:cstheme="majorHAnsi"/>
            <w:sz w:val="24"/>
            <w:szCs w:val="24"/>
          </w:rPr>
          <w:delText>ospar</w:delText>
        </w:r>
      </w:del>
      <w:ins w:id="313" w:author="Joseph Ribeiro (Cefas)" w:date="2018-09-26T14:12:00Z">
        <w:r w:rsidR="00734EC1">
          <w:rPr>
            <w:rFonts w:asciiTheme="majorHAnsi" w:hAnsiTheme="majorHAnsi" w:cstheme="majorHAnsi"/>
            <w:sz w:val="24"/>
            <w:szCs w:val="24"/>
          </w:rPr>
          <w:t>OSPAR</w:t>
        </w:r>
      </w:ins>
      <w:r w:rsidR="000C71EB" w:rsidRPr="00A0172E">
        <w:rPr>
          <w:rFonts w:asciiTheme="majorHAnsi" w:hAnsiTheme="majorHAnsi" w:cstheme="majorHAnsi"/>
          <w:sz w:val="24"/>
          <w:szCs w:val="24"/>
        </w:rPr>
        <w:t xml:space="preserve"> assessment can be found at the </w:t>
      </w:r>
      <w:del w:id="314" w:author="Joseph Ribeiro (Cefas)" w:date="2018-09-26T14:12:00Z">
        <w:r w:rsidR="000C71EB" w:rsidRPr="00A0172E" w:rsidDel="00734EC1">
          <w:rPr>
            <w:rFonts w:asciiTheme="majorHAnsi" w:hAnsiTheme="majorHAnsi" w:cstheme="majorHAnsi"/>
            <w:sz w:val="24"/>
            <w:szCs w:val="24"/>
          </w:rPr>
          <w:delText>ospar</w:delText>
        </w:r>
      </w:del>
      <w:ins w:id="315" w:author="Joseph Ribeiro (Cefas)" w:date="2018-09-26T14:12:00Z">
        <w:r w:rsidR="00734EC1">
          <w:rPr>
            <w:rFonts w:asciiTheme="majorHAnsi" w:hAnsiTheme="majorHAnsi" w:cstheme="majorHAnsi"/>
            <w:sz w:val="24"/>
            <w:szCs w:val="24"/>
          </w:rPr>
          <w:t>OSPAR</w:t>
        </w:r>
      </w:ins>
      <w:r w:rsidR="000C71EB" w:rsidRPr="00A0172E">
        <w:rPr>
          <w:rFonts w:asciiTheme="majorHAnsi" w:hAnsiTheme="majorHAnsi" w:cstheme="majorHAnsi"/>
          <w:sz w:val="24"/>
          <w:szCs w:val="24"/>
        </w:rPr>
        <w:t xml:space="preserve"> website:</w:t>
      </w:r>
    </w:p>
    <w:p w14:paraId="4C53DCCD" w14:textId="6ACF09BE" w:rsidR="004904AF" w:rsidRPr="00A0172E" w:rsidRDefault="00FF37FD" w:rsidP="00925A89">
      <w:pPr>
        <w:rPr>
          <w:rFonts w:asciiTheme="majorHAnsi" w:hAnsiTheme="majorHAnsi" w:cstheme="majorHAnsi"/>
          <w:sz w:val="24"/>
          <w:szCs w:val="24"/>
        </w:rPr>
      </w:pPr>
      <w:r>
        <w:rPr>
          <w:rStyle w:val="Hyperlink"/>
          <w:rFonts w:asciiTheme="majorHAnsi" w:hAnsiTheme="majorHAnsi" w:cstheme="majorHAnsi"/>
          <w:sz w:val="24"/>
          <w:szCs w:val="24"/>
        </w:rPr>
        <w:fldChar w:fldCharType="begin"/>
      </w:r>
      <w:r>
        <w:rPr>
          <w:rStyle w:val="Hyperlink"/>
          <w:rFonts w:asciiTheme="majorHAnsi" w:hAnsiTheme="majorHAnsi" w:cstheme="majorHAnsi"/>
          <w:sz w:val="24"/>
          <w:szCs w:val="24"/>
        </w:rPr>
        <w:instrText xml:space="preserve"> HYPERLINK "https://oap.ospar.org/en/ospar-assessments/intermediate-assessment-2017/biodiversity-status/fish-and-food-webs/size-fish-composition/" </w:instrText>
      </w:r>
      <w:r>
        <w:rPr>
          <w:rStyle w:val="Hyperlink"/>
          <w:rFonts w:asciiTheme="majorHAnsi" w:hAnsiTheme="majorHAnsi" w:cstheme="majorHAnsi"/>
          <w:sz w:val="24"/>
          <w:szCs w:val="24"/>
        </w:rPr>
        <w:fldChar w:fldCharType="separate"/>
      </w:r>
      <w:r w:rsidR="004904AF" w:rsidRPr="00A0172E">
        <w:rPr>
          <w:rStyle w:val="Hyperlink"/>
          <w:rFonts w:asciiTheme="majorHAnsi" w:hAnsiTheme="majorHAnsi" w:cstheme="majorHAnsi"/>
          <w:sz w:val="24"/>
          <w:szCs w:val="24"/>
        </w:rPr>
        <w:t>https://oap.</w:t>
      </w:r>
      <w:del w:id="316" w:author="Joseph Ribeiro (Cefas)" w:date="2018-09-26T14:12:00Z">
        <w:r w:rsidR="004904AF" w:rsidRPr="00A0172E" w:rsidDel="00734EC1">
          <w:rPr>
            <w:rStyle w:val="Hyperlink"/>
            <w:rFonts w:asciiTheme="majorHAnsi" w:hAnsiTheme="majorHAnsi" w:cstheme="majorHAnsi"/>
            <w:sz w:val="24"/>
            <w:szCs w:val="24"/>
          </w:rPr>
          <w:delText>ospar</w:delText>
        </w:r>
      </w:del>
      <w:ins w:id="317" w:author="Joseph Ribeiro (Cefas)" w:date="2018-09-26T14:12:00Z">
        <w:r w:rsidR="00734EC1">
          <w:rPr>
            <w:rStyle w:val="Hyperlink"/>
            <w:rFonts w:asciiTheme="majorHAnsi" w:hAnsiTheme="majorHAnsi" w:cstheme="majorHAnsi"/>
            <w:sz w:val="24"/>
            <w:szCs w:val="24"/>
          </w:rPr>
          <w:t>OSPAR</w:t>
        </w:r>
      </w:ins>
      <w:r w:rsidR="004904AF" w:rsidRPr="00A0172E">
        <w:rPr>
          <w:rStyle w:val="Hyperlink"/>
          <w:rFonts w:asciiTheme="majorHAnsi" w:hAnsiTheme="majorHAnsi" w:cstheme="majorHAnsi"/>
          <w:sz w:val="24"/>
          <w:szCs w:val="24"/>
        </w:rPr>
        <w:t>.org/en/</w:t>
      </w:r>
      <w:del w:id="318" w:author="Joseph Ribeiro (Cefas)" w:date="2018-09-26T14:12:00Z">
        <w:r w:rsidR="004904AF" w:rsidRPr="00A0172E" w:rsidDel="00734EC1">
          <w:rPr>
            <w:rStyle w:val="Hyperlink"/>
            <w:rFonts w:asciiTheme="majorHAnsi" w:hAnsiTheme="majorHAnsi" w:cstheme="majorHAnsi"/>
            <w:sz w:val="24"/>
            <w:szCs w:val="24"/>
          </w:rPr>
          <w:delText>ospar</w:delText>
        </w:r>
      </w:del>
      <w:ins w:id="319" w:author="Joseph Ribeiro (Cefas)" w:date="2018-09-26T14:12:00Z">
        <w:r w:rsidR="00734EC1">
          <w:rPr>
            <w:rStyle w:val="Hyperlink"/>
            <w:rFonts w:asciiTheme="majorHAnsi" w:hAnsiTheme="majorHAnsi" w:cstheme="majorHAnsi"/>
            <w:sz w:val="24"/>
            <w:szCs w:val="24"/>
          </w:rPr>
          <w:t>OSPAR</w:t>
        </w:r>
      </w:ins>
      <w:r w:rsidR="004904AF" w:rsidRPr="00A0172E">
        <w:rPr>
          <w:rStyle w:val="Hyperlink"/>
          <w:rFonts w:asciiTheme="majorHAnsi" w:hAnsiTheme="majorHAnsi" w:cstheme="majorHAnsi"/>
          <w:sz w:val="24"/>
          <w:szCs w:val="24"/>
        </w:rPr>
        <w:t>-assessments/intermediate-assessment-2017/biodiversity-status/fish-and-food-webs/size-fish-composition/</w:t>
      </w:r>
      <w:r>
        <w:rPr>
          <w:rStyle w:val="Hyperlink"/>
          <w:rFonts w:asciiTheme="majorHAnsi" w:hAnsiTheme="majorHAnsi" w:cstheme="majorHAnsi"/>
          <w:sz w:val="24"/>
          <w:szCs w:val="24"/>
        </w:rPr>
        <w:fldChar w:fldCharType="end"/>
      </w:r>
    </w:p>
    <w:p w14:paraId="17816BE6" w14:textId="23B5BB75" w:rsidR="00925A89" w:rsidRPr="00A0172E" w:rsidRDefault="007D7CC0" w:rsidP="007D7CC0">
      <w:pPr>
        <w:rPr>
          <w:rFonts w:asciiTheme="majorHAnsi" w:hAnsiTheme="majorHAnsi" w:cstheme="majorHAnsi"/>
          <w:sz w:val="24"/>
          <w:szCs w:val="24"/>
        </w:rPr>
      </w:pPr>
      <w:r w:rsidRPr="00A0172E">
        <w:rPr>
          <w:rFonts w:asciiTheme="majorHAnsi" w:hAnsiTheme="majorHAnsi" w:cstheme="majorHAnsi"/>
          <w:sz w:val="24"/>
          <w:szCs w:val="24"/>
        </w:rPr>
        <w:t>Th</w:t>
      </w:r>
      <w:r w:rsidR="00340F1E" w:rsidRPr="00A0172E">
        <w:rPr>
          <w:rFonts w:asciiTheme="majorHAnsi" w:hAnsiTheme="majorHAnsi" w:cstheme="majorHAnsi"/>
          <w:sz w:val="24"/>
          <w:szCs w:val="24"/>
        </w:rPr>
        <w:t xml:space="preserve">e </w:t>
      </w:r>
      <w:r w:rsidRPr="00A0172E">
        <w:rPr>
          <w:rFonts w:asciiTheme="majorHAnsi" w:hAnsiTheme="majorHAnsi" w:cstheme="majorHAnsi"/>
          <w:sz w:val="24"/>
          <w:szCs w:val="24"/>
        </w:rPr>
        <w:t xml:space="preserve">assessment is carried out by the R script </w:t>
      </w:r>
      <w:r w:rsidR="003C4F41">
        <w:rPr>
          <w:rFonts w:asciiTheme="majorHAnsi" w:hAnsiTheme="majorHAnsi" w:cstheme="majorHAnsi"/>
          <w:sz w:val="24"/>
          <w:szCs w:val="24"/>
        </w:rPr>
        <w:t>“</w:t>
      </w:r>
      <w:r w:rsidR="003C42BD">
        <w:rPr>
          <w:rFonts w:asciiTheme="majorHAnsi" w:hAnsiTheme="majorHAnsi" w:cstheme="majorHAnsi"/>
          <w:sz w:val="24"/>
          <w:szCs w:val="24"/>
        </w:rPr>
        <w:t>Lynam_IND_script_</w:t>
      </w:r>
      <w:del w:id="320" w:author="Joseph Ribeiro (Cefas)" w:date="2018-09-26T14:12:00Z">
        <w:r w:rsidR="003C42BD" w:rsidDel="00734EC1">
          <w:rPr>
            <w:rFonts w:asciiTheme="majorHAnsi" w:hAnsiTheme="majorHAnsi" w:cstheme="majorHAnsi"/>
            <w:sz w:val="24"/>
            <w:szCs w:val="24"/>
          </w:rPr>
          <w:delText>OSPAR</w:delText>
        </w:r>
      </w:del>
      <w:ins w:id="321" w:author="Joseph Ribeiro (Cefas)" w:date="2018-09-26T14:12:00Z">
        <w:r w:rsidR="00734EC1">
          <w:rPr>
            <w:rFonts w:asciiTheme="majorHAnsi" w:hAnsiTheme="majorHAnsi" w:cstheme="majorHAnsi"/>
            <w:sz w:val="24"/>
            <w:szCs w:val="24"/>
          </w:rPr>
          <w:t>OSPAR</w:t>
        </w:r>
      </w:ins>
      <w:r w:rsidR="003C42BD">
        <w:rPr>
          <w:rFonts w:asciiTheme="majorHAnsi" w:hAnsiTheme="majorHAnsi" w:cstheme="majorHAnsi"/>
          <w:sz w:val="24"/>
          <w:szCs w:val="24"/>
        </w:rPr>
        <w:t>_LFI.r</w:t>
      </w:r>
      <w:r w:rsidR="003C4F41">
        <w:rPr>
          <w:rFonts w:asciiTheme="majorHAnsi" w:hAnsiTheme="majorHAnsi" w:cstheme="majorHAnsi"/>
          <w:sz w:val="24"/>
          <w:szCs w:val="24"/>
        </w:rPr>
        <w:t>”</w:t>
      </w:r>
      <w:r w:rsidR="00FF5CEA" w:rsidRPr="00A0172E">
        <w:rPr>
          <w:rFonts w:asciiTheme="majorHAnsi" w:hAnsiTheme="majorHAnsi" w:cstheme="majorHAnsi"/>
          <w:sz w:val="24"/>
          <w:szCs w:val="24"/>
        </w:rPr>
        <w:t xml:space="preserve">, which when run will read </w:t>
      </w:r>
      <w:r w:rsidR="006546F5">
        <w:rPr>
          <w:rFonts w:asciiTheme="majorHAnsi" w:hAnsiTheme="majorHAnsi" w:cstheme="majorHAnsi"/>
          <w:sz w:val="24"/>
          <w:szCs w:val="24"/>
        </w:rPr>
        <w:t xml:space="preserve">the </w:t>
      </w:r>
      <w:r w:rsidR="00FF5CEA" w:rsidRPr="00A0172E">
        <w:rPr>
          <w:rFonts w:asciiTheme="majorHAnsi" w:hAnsiTheme="majorHAnsi" w:cstheme="majorHAnsi"/>
          <w:sz w:val="24"/>
          <w:szCs w:val="24"/>
        </w:rPr>
        <w:t xml:space="preserve">other provided input data and scripts. The user will </w:t>
      </w:r>
      <w:r w:rsidR="000779F8" w:rsidRPr="00A0172E">
        <w:rPr>
          <w:rFonts w:asciiTheme="majorHAnsi" w:hAnsiTheme="majorHAnsi" w:cstheme="majorHAnsi"/>
          <w:sz w:val="24"/>
          <w:szCs w:val="24"/>
        </w:rPr>
        <w:t>need to install the following packages:</w:t>
      </w:r>
    </w:p>
    <w:p w14:paraId="18542C14" w14:textId="77777777"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Hmisc</w:t>
      </w:r>
    </w:p>
    <w:p w14:paraId="702BB7CE" w14:textId="77777777"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mgcv</w:t>
      </w:r>
    </w:p>
    <w:p w14:paraId="5837510C" w14:textId="77777777"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maps</w:t>
      </w:r>
    </w:p>
    <w:p w14:paraId="5D2D12E6" w14:textId="77777777"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lattice</w:t>
      </w:r>
    </w:p>
    <w:p w14:paraId="253ADDB8" w14:textId="77777777"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rgdal</w:t>
      </w:r>
    </w:p>
    <w:p w14:paraId="5E589F5A" w14:textId="77777777"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sp</w:t>
      </w:r>
    </w:p>
    <w:p w14:paraId="08E632CA" w14:textId="77777777"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spatstat</w:t>
      </w:r>
    </w:p>
    <w:p w14:paraId="023722DD" w14:textId="77777777"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rgeos</w:t>
      </w:r>
    </w:p>
    <w:p w14:paraId="538818C8" w14:textId="20A9B49E"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maptools</w:t>
      </w:r>
    </w:p>
    <w:p w14:paraId="2982E1F3" w14:textId="4C26D18B" w:rsidR="00BC066D" w:rsidRDefault="00BC066D"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strucchange</w:t>
      </w:r>
    </w:p>
    <w:p w14:paraId="61DBB868" w14:textId="051FC477" w:rsidR="00D96160" w:rsidRPr="00D96160" w:rsidRDefault="00D96160" w:rsidP="00D96160">
      <w:pPr>
        <w:pStyle w:val="NoSpacing"/>
        <w:rPr>
          <w:rFonts w:asciiTheme="majorHAnsi" w:hAnsiTheme="majorHAnsi" w:cstheme="majorHAnsi"/>
          <w:sz w:val="24"/>
          <w:szCs w:val="24"/>
        </w:rPr>
      </w:pPr>
      <w:r w:rsidRPr="00D96160">
        <w:rPr>
          <w:rFonts w:asciiTheme="majorHAnsi" w:hAnsiTheme="majorHAnsi" w:cstheme="majorHAnsi"/>
          <w:sz w:val="24"/>
          <w:szCs w:val="24"/>
        </w:rPr>
        <w:t>stringr</w:t>
      </w:r>
    </w:p>
    <w:p w14:paraId="0841A292" w14:textId="697FE364" w:rsidR="00D96160" w:rsidRPr="00A0172E" w:rsidRDefault="00D96160" w:rsidP="00D96160">
      <w:pPr>
        <w:pStyle w:val="NoSpacing"/>
        <w:rPr>
          <w:rFonts w:asciiTheme="majorHAnsi" w:hAnsiTheme="majorHAnsi" w:cstheme="majorHAnsi"/>
          <w:sz w:val="24"/>
          <w:szCs w:val="24"/>
        </w:rPr>
      </w:pPr>
      <w:r w:rsidRPr="00D96160">
        <w:rPr>
          <w:rFonts w:asciiTheme="majorHAnsi" w:hAnsiTheme="majorHAnsi" w:cstheme="majorHAnsi"/>
          <w:sz w:val="24"/>
          <w:szCs w:val="24"/>
        </w:rPr>
        <w:t>reshape2</w:t>
      </w:r>
    </w:p>
    <w:p w14:paraId="05A70785" w14:textId="73D82D77" w:rsidR="000779F8" w:rsidRPr="00A0172E" w:rsidRDefault="000779F8" w:rsidP="000779F8">
      <w:pPr>
        <w:pStyle w:val="NoSpacing"/>
        <w:rPr>
          <w:rFonts w:asciiTheme="majorHAnsi" w:hAnsiTheme="majorHAnsi" w:cstheme="majorHAnsi"/>
          <w:sz w:val="24"/>
          <w:szCs w:val="24"/>
        </w:rPr>
      </w:pPr>
    </w:p>
    <w:p w14:paraId="47551841" w14:textId="23B88E45" w:rsidR="000779F8" w:rsidRPr="00A0172E" w:rsidRDefault="0013458F" w:rsidP="000779F8">
      <w:pPr>
        <w:pStyle w:val="NoSpacing"/>
        <w:rPr>
          <w:rFonts w:asciiTheme="majorHAnsi" w:hAnsiTheme="majorHAnsi" w:cstheme="majorHAnsi"/>
          <w:sz w:val="24"/>
          <w:szCs w:val="24"/>
        </w:rPr>
      </w:pPr>
      <w:r>
        <w:rPr>
          <w:rFonts w:asciiTheme="majorHAnsi" w:hAnsiTheme="majorHAnsi" w:cstheme="majorHAnsi"/>
          <w:sz w:val="24"/>
          <w:szCs w:val="24"/>
        </w:rPr>
        <w:t xml:space="preserve">The script should run </w:t>
      </w:r>
      <w:r w:rsidR="00CC5430">
        <w:rPr>
          <w:rFonts w:asciiTheme="majorHAnsi" w:hAnsiTheme="majorHAnsi" w:cstheme="majorHAnsi"/>
          <w:sz w:val="24"/>
          <w:szCs w:val="24"/>
        </w:rPr>
        <w:t xml:space="preserve">to completion </w:t>
      </w:r>
      <w:r>
        <w:rPr>
          <w:rFonts w:asciiTheme="majorHAnsi" w:hAnsiTheme="majorHAnsi" w:cstheme="majorHAnsi"/>
          <w:sz w:val="24"/>
          <w:szCs w:val="24"/>
        </w:rPr>
        <w:t xml:space="preserve">in RStudio. </w:t>
      </w:r>
      <w:r w:rsidR="000779F8" w:rsidRPr="00A0172E">
        <w:rPr>
          <w:rFonts w:asciiTheme="majorHAnsi" w:hAnsiTheme="majorHAnsi" w:cstheme="majorHAnsi"/>
          <w:sz w:val="24"/>
          <w:szCs w:val="24"/>
        </w:rPr>
        <w:t xml:space="preserve">The </w:t>
      </w:r>
      <w:r>
        <w:rPr>
          <w:rFonts w:asciiTheme="majorHAnsi" w:hAnsiTheme="majorHAnsi" w:cstheme="majorHAnsi"/>
          <w:sz w:val="24"/>
          <w:szCs w:val="24"/>
        </w:rPr>
        <w:t>script is written to detect the directory it is in and read the data relative to this path, however if there are issues</w:t>
      </w:r>
      <w:r w:rsidR="009F2DBE">
        <w:rPr>
          <w:rFonts w:asciiTheme="majorHAnsi" w:hAnsiTheme="majorHAnsi" w:cstheme="majorHAnsi"/>
          <w:sz w:val="24"/>
          <w:szCs w:val="24"/>
        </w:rPr>
        <w:t xml:space="preserve"> with finding the directory</w:t>
      </w:r>
      <w:r>
        <w:rPr>
          <w:rFonts w:asciiTheme="majorHAnsi" w:hAnsiTheme="majorHAnsi" w:cstheme="majorHAnsi"/>
          <w:sz w:val="24"/>
          <w:szCs w:val="24"/>
        </w:rPr>
        <w:t xml:space="preserve"> then </w:t>
      </w:r>
      <w:r w:rsidR="009F2DBE">
        <w:rPr>
          <w:rFonts w:asciiTheme="majorHAnsi" w:hAnsiTheme="majorHAnsi" w:cstheme="majorHAnsi"/>
          <w:sz w:val="24"/>
          <w:szCs w:val="24"/>
        </w:rPr>
        <w:t xml:space="preserve">please </w:t>
      </w:r>
      <w:r>
        <w:rPr>
          <w:rFonts w:asciiTheme="majorHAnsi" w:hAnsiTheme="majorHAnsi" w:cstheme="majorHAnsi"/>
          <w:sz w:val="24"/>
          <w:szCs w:val="24"/>
        </w:rPr>
        <w:t xml:space="preserve">replace the following line with your directory for the </w:t>
      </w:r>
      <w:r w:rsidR="006546F5">
        <w:rPr>
          <w:rFonts w:asciiTheme="majorHAnsi" w:hAnsiTheme="majorHAnsi" w:cstheme="majorHAnsi"/>
          <w:sz w:val="24"/>
          <w:szCs w:val="24"/>
        </w:rPr>
        <w:t>LFI</w:t>
      </w:r>
      <w:r>
        <w:rPr>
          <w:rFonts w:asciiTheme="majorHAnsi" w:hAnsiTheme="majorHAnsi" w:cstheme="majorHAnsi"/>
          <w:sz w:val="24"/>
          <w:szCs w:val="24"/>
        </w:rPr>
        <w:t xml:space="preserve"> folder:</w:t>
      </w:r>
    </w:p>
    <w:p w14:paraId="0E080C68" w14:textId="3141C7F9" w:rsidR="00AA6EBA" w:rsidRDefault="00AA6EBA" w:rsidP="000779F8">
      <w:pPr>
        <w:pStyle w:val="NoSpacing"/>
        <w:rPr>
          <w:rFonts w:asciiTheme="majorHAnsi" w:hAnsiTheme="majorHAnsi" w:cstheme="majorHAnsi"/>
          <w:sz w:val="24"/>
          <w:szCs w:val="24"/>
        </w:rPr>
      </w:pPr>
    </w:p>
    <w:p w14:paraId="43A170F3" w14:textId="3C65DA58" w:rsidR="0013458F" w:rsidRDefault="0013458F" w:rsidP="000779F8">
      <w:pPr>
        <w:pStyle w:val="NoSpacing"/>
        <w:rPr>
          <w:rFonts w:asciiTheme="majorHAnsi" w:hAnsiTheme="majorHAnsi" w:cstheme="majorHAnsi"/>
          <w:sz w:val="24"/>
          <w:szCs w:val="24"/>
        </w:rPr>
      </w:pPr>
      <w:r w:rsidRPr="0013458F">
        <w:rPr>
          <w:rFonts w:asciiTheme="majorHAnsi" w:hAnsiTheme="majorHAnsi" w:cstheme="majorHAnsi"/>
          <w:sz w:val="24"/>
          <w:szCs w:val="24"/>
        </w:rPr>
        <w:t>PACKAGEDIRECTORY = this_script_dir2[1]</w:t>
      </w:r>
    </w:p>
    <w:p w14:paraId="2A7633CB" w14:textId="78CB3192" w:rsidR="0013458F" w:rsidRPr="00A0172E" w:rsidRDefault="0013458F" w:rsidP="000779F8">
      <w:pPr>
        <w:pStyle w:val="NoSpacing"/>
        <w:rPr>
          <w:rFonts w:asciiTheme="majorHAnsi" w:hAnsiTheme="majorHAnsi" w:cstheme="majorHAnsi"/>
          <w:sz w:val="24"/>
          <w:szCs w:val="24"/>
        </w:rPr>
      </w:pPr>
      <w:r>
        <w:rPr>
          <w:rFonts w:asciiTheme="majorHAnsi" w:hAnsiTheme="majorHAnsi" w:cstheme="majorHAnsi"/>
          <w:sz w:val="24"/>
          <w:szCs w:val="24"/>
        </w:rPr>
        <w:t>In the format…</w:t>
      </w:r>
    </w:p>
    <w:p w14:paraId="30B2D092" w14:textId="668F64EF" w:rsidR="000779F8" w:rsidRPr="00A0172E" w:rsidRDefault="000779F8"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PACKAGEDIRECTORY = "C:/Users/</w:t>
      </w:r>
      <w:r w:rsidR="00DB28BA">
        <w:rPr>
          <w:rFonts w:asciiTheme="majorHAnsi" w:hAnsiTheme="majorHAnsi" w:cstheme="majorHAnsi"/>
          <w:sz w:val="24"/>
          <w:szCs w:val="24"/>
        </w:rPr>
        <w:t>user1</w:t>
      </w:r>
      <w:r w:rsidRPr="00A0172E">
        <w:rPr>
          <w:rFonts w:asciiTheme="majorHAnsi" w:hAnsiTheme="majorHAnsi" w:cstheme="majorHAnsi"/>
          <w:sz w:val="24"/>
          <w:szCs w:val="24"/>
        </w:rPr>
        <w:t>/Desktop/</w:t>
      </w:r>
      <w:r w:rsidR="006546F5">
        <w:rPr>
          <w:rFonts w:asciiTheme="majorHAnsi" w:hAnsiTheme="majorHAnsi" w:cstheme="majorHAnsi"/>
          <w:sz w:val="24"/>
          <w:szCs w:val="24"/>
        </w:rPr>
        <w:t>LFI</w:t>
      </w:r>
      <w:r w:rsidRPr="00A0172E">
        <w:rPr>
          <w:rFonts w:asciiTheme="majorHAnsi" w:hAnsiTheme="majorHAnsi" w:cstheme="majorHAnsi"/>
          <w:sz w:val="24"/>
          <w:szCs w:val="24"/>
        </w:rPr>
        <w:t>/"</w:t>
      </w:r>
    </w:p>
    <w:p w14:paraId="36488FB5" w14:textId="18BDDFEF" w:rsidR="000779F8" w:rsidRPr="00A0172E" w:rsidRDefault="000779F8" w:rsidP="000779F8">
      <w:pPr>
        <w:pStyle w:val="NoSpacing"/>
        <w:rPr>
          <w:rFonts w:asciiTheme="majorHAnsi" w:hAnsiTheme="majorHAnsi" w:cstheme="majorHAnsi"/>
          <w:sz w:val="24"/>
          <w:szCs w:val="24"/>
        </w:rPr>
      </w:pPr>
    </w:p>
    <w:p w14:paraId="47448ABF" w14:textId="747FBA0E" w:rsidR="000779F8" w:rsidRDefault="0013458F" w:rsidP="000779F8">
      <w:pPr>
        <w:pStyle w:val="NoSpacing"/>
        <w:rPr>
          <w:rFonts w:asciiTheme="majorHAnsi" w:hAnsiTheme="majorHAnsi" w:cstheme="majorHAnsi"/>
          <w:sz w:val="24"/>
          <w:szCs w:val="24"/>
        </w:rPr>
      </w:pPr>
      <w:r>
        <w:rPr>
          <w:rFonts w:asciiTheme="majorHAnsi" w:hAnsiTheme="majorHAnsi" w:cstheme="majorHAnsi"/>
          <w:sz w:val="24"/>
          <w:szCs w:val="24"/>
        </w:rPr>
        <w:t>I</w:t>
      </w:r>
      <w:r w:rsidR="000779F8" w:rsidRPr="00A0172E">
        <w:rPr>
          <w:rFonts w:asciiTheme="majorHAnsi" w:hAnsiTheme="majorHAnsi" w:cstheme="majorHAnsi"/>
          <w:sz w:val="24"/>
          <w:szCs w:val="24"/>
        </w:rPr>
        <w:t>n this example it is being run from a windows 10 desktop.</w:t>
      </w:r>
    </w:p>
    <w:p w14:paraId="631192EF" w14:textId="77777777" w:rsidR="002B53B0" w:rsidRPr="00A0172E" w:rsidRDefault="002B53B0" w:rsidP="000779F8">
      <w:pPr>
        <w:pStyle w:val="NoSpacing"/>
        <w:rPr>
          <w:rFonts w:asciiTheme="majorHAnsi" w:hAnsiTheme="majorHAnsi" w:cstheme="majorHAnsi"/>
          <w:sz w:val="24"/>
          <w:szCs w:val="24"/>
        </w:rPr>
      </w:pPr>
    </w:p>
    <w:p w14:paraId="1957B7B8" w14:textId="5455A3F4" w:rsidR="00340F1E" w:rsidRPr="002B53B0" w:rsidRDefault="002B53B0" w:rsidP="000779F8">
      <w:pPr>
        <w:pStyle w:val="NoSpacing"/>
        <w:rPr>
          <w:rFonts w:asciiTheme="majorHAnsi" w:hAnsiTheme="majorHAnsi" w:cstheme="majorHAnsi"/>
          <w:color w:val="C00000"/>
          <w:sz w:val="24"/>
          <w:szCs w:val="24"/>
        </w:rPr>
      </w:pPr>
      <w:r w:rsidRPr="002B53B0">
        <w:rPr>
          <w:rFonts w:asciiTheme="majorHAnsi" w:hAnsiTheme="majorHAnsi" w:cstheme="majorHAnsi"/>
          <w:color w:val="C00000"/>
          <w:sz w:val="24"/>
          <w:szCs w:val="24"/>
        </w:rPr>
        <w:t xml:space="preserve">NOTE: </w:t>
      </w:r>
      <w:r w:rsidR="0055491C" w:rsidRPr="002B53B0">
        <w:rPr>
          <w:rFonts w:asciiTheme="majorHAnsi" w:hAnsiTheme="majorHAnsi" w:cstheme="majorHAnsi"/>
          <w:color w:val="C00000"/>
          <w:sz w:val="24"/>
          <w:szCs w:val="24"/>
        </w:rPr>
        <w:t>Before running this script, the user should delete any files in the LFI/Outputs Folder, as if there are any shapefiles in this folder from the previous time the script was run, they cannot be overwritten by R and will generate an error.</w:t>
      </w:r>
    </w:p>
    <w:p w14:paraId="4983F4BA" w14:textId="77777777" w:rsidR="0055491C" w:rsidRDefault="0055491C" w:rsidP="000779F8">
      <w:pPr>
        <w:pStyle w:val="NoSpacing"/>
        <w:rPr>
          <w:rFonts w:asciiTheme="majorHAnsi" w:hAnsiTheme="majorHAnsi" w:cstheme="majorHAnsi"/>
          <w:sz w:val="24"/>
          <w:szCs w:val="24"/>
        </w:rPr>
      </w:pPr>
    </w:p>
    <w:p w14:paraId="08B866A7" w14:textId="050FC711" w:rsidR="00340F1E" w:rsidRDefault="00AD7B93" w:rsidP="000779F8">
      <w:pPr>
        <w:pStyle w:val="NoSpacing"/>
        <w:rPr>
          <w:rFonts w:asciiTheme="majorHAnsi" w:hAnsiTheme="majorHAnsi" w:cstheme="majorHAnsi"/>
          <w:sz w:val="24"/>
          <w:szCs w:val="24"/>
        </w:rPr>
      </w:pPr>
      <w:r w:rsidRPr="00A0172E">
        <w:rPr>
          <w:rFonts w:asciiTheme="majorHAnsi" w:hAnsiTheme="majorHAnsi" w:cstheme="majorHAnsi"/>
          <w:sz w:val="24"/>
          <w:szCs w:val="24"/>
        </w:rPr>
        <w:t>When this script runs</w:t>
      </w:r>
      <w:r w:rsidR="00747199" w:rsidRPr="00A0172E">
        <w:rPr>
          <w:rFonts w:asciiTheme="majorHAnsi" w:hAnsiTheme="majorHAnsi" w:cstheme="majorHAnsi"/>
          <w:sz w:val="24"/>
          <w:szCs w:val="24"/>
        </w:rPr>
        <w:t xml:space="preserve"> (which </w:t>
      </w:r>
      <w:r w:rsidR="004C25B0">
        <w:rPr>
          <w:rFonts w:asciiTheme="majorHAnsi" w:hAnsiTheme="majorHAnsi" w:cstheme="majorHAnsi"/>
          <w:sz w:val="24"/>
          <w:szCs w:val="24"/>
        </w:rPr>
        <w:t xml:space="preserve">should take approximately 30 minutes to run </w:t>
      </w:r>
      <w:r w:rsidR="006F531A">
        <w:rPr>
          <w:rFonts w:asciiTheme="majorHAnsi" w:hAnsiTheme="majorHAnsi" w:cstheme="majorHAnsi"/>
          <w:sz w:val="24"/>
          <w:szCs w:val="24"/>
        </w:rPr>
        <w:t xml:space="preserve">locally </w:t>
      </w:r>
      <w:r w:rsidR="004C25B0">
        <w:rPr>
          <w:rFonts w:asciiTheme="majorHAnsi" w:hAnsiTheme="majorHAnsi" w:cstheme="majorHAnsi"/>
          <w:sz w:val="24"/>
          <w:szCs w:val="24"/>
        </w:rPr>
        <w:t xml:space="preserve">on a </w:t>
      </w:r>
      <w:r w:rsidR="004C25B0" w:rsidRPr="004C25B0">
        <w:rPr>
          <w:rFonts w:asciiTheme="majorHAnsi" w:hAnsiTheme="majorHAnsi" w:cstheme="majorHAnsi"/>
          <w:sz w:val="24"/>
          <w:szCs w:val="24"/>
        </w:rPr>
        <w:t xml:space="preserve">2.7Ghz Intel i7 </w:t>
      </w:r>
      <w:r w:rsidR="0009701E">
        <w:rPr>
          <w:rFonts w:asciiTheme="majorHAnsi" w:hAnsiTheme="majorHAnsi" w:cstheme="majorHAnsi"/>
          <w:sz w:val="24"/>
          <w:szCs w:val="24"/>
        </w:rPr>
        <w:t>processor</w:t>
      </w:r>
      <w:r w:rsidR="00747199" w:rsidRPr="00A0172E">
        <w:rPr>
          <w:rFonts w:asciiTheme="majorHAnsi" w:hAnsiTheme="majorHAnsi" w:cstheme="majorHAnsi"/>
          <w:sz w:val="24"/>
          <w:szCs w:val="24"/>
        </w:rPr>
        <w:t>)</w:t>
      </w:r>
      <w:r w:rsidR="00340F1E" w:rsidRPr="00A0172E">
        <w:rPr>
          <w:rFonts w:asciiTheme="majorHAnsi" w:hAnsiTheme="majorHAnsi" w:cstheme="majorHAnsi"/>
          <w:sz w:val="24"/>
          <w:szCs w:val="24"/>
        </w:rPr>
        <w:t>, estimates of the typical fish length will</w:t>
      </w:r>
      <w:r w:rsidR="00747199" w:rsidRPr="00A0172E">
        <w:rPr>
          <w:rFonts w:asciiTheme="majorHAnsi" w:hAnsiTheme="majorHAnsi" w:cstheme="majorHAnsi"/>
          <w:sz w:val="24"/>
          <w:szCs w:val="24"/>
        </w:rPr>
        <w:t xml:space="preserve"> first</w:t>
      </w:r>
      <w:r w:rsidR="00340F1E" w:rsidRPr="00A0172E">
        <w:rPr>
          <w:rFonts w:asciiTheme="majorHAnsi" w:hAnsiTheme="majorHAnsi" w:cstheme="majorHAnsi"/>
          <w:sz w:val="24"/>
          <w:szCs w:val="24"/>
        </w:rPr>
        <w:t xml:space="preserve"> be produced in .csv files in the folder </w:t>
      </w:r>
      <w:r w:rsidR="00E65409">
        <w:rPr>
          <w:rFonts w:asciiTheme="majorHAnsi" w:hAnsiTheme="majorHAnsi" w:cstheme="majorHAnsi"/>
          <w:sz w:val="24"/>
          <w:szCs w:val="24"/>
        </w:rPr>
        <w:t>LFI</w:t>
      </w:r>
      <w:r w:rsidR="00340F1E" w:rsidRPr="00A0172E">
        <w:rPr>
          <w:rFonts w:asciiTheme="majorHAnsi" w:hAnsiTheme="majorHAnsi" w:cstheme="majorHAnsi"/>
          <w:sz w:val="24"/>
          <w:szCs w:val="24"/>
        </w:rPr>
        <w:t xml:space="preserve">/Outputs.  These .csv files are kept in </w:t>
      </w:r>
      <w:r w:rsidR="00976D78" w:rsidRPr="00A0172E">
        <w:rPr>
          <w:rFonts w:asciiTheme="majorHAnsi" w:hAnsiTheme="majorHAnsi" w:cstheme="majorHAnsi"/>
          <w:sz w:val="24"/>
          <w:szCs w:val="24"/>
        </w:rPr>
        <w:t>sub</w:t>
      </w:r>
      <w:r w:rsidR="00340F1E" w:rsidRPr="00A0172E">
        <w:rPr>
          <w:rFonts w:asciiTheme="majorHAnsi" w:hAnsiTheme="majorHAnsi" w:cstheme="majorHAnsi"/>
          <w:sz w:val="24"/>
          <w:szCs w:val="24"/>
        </w:rPr>
        <w:t xml:space="preserve">folders separated by survey, and are then read by </w:t>
      </w:r>
      <w:r w:rsidR="00747199" w:rsidRPr="00A0172E">
        <w:rPr>
          <w:rFonts w:asciiTheme="majorHAnsi" w:hAnsiTheme="majorHAnsi" w:cstheme="majorHAnsi"/>
          <w:sz w:val="24"/>
          <w:szCs w:val="24"/>
        </w:rPr>
        <w:t>the second part of the</w:t>
      </w:r>
      <w:r w:rsidR="00340F1E" w:rsidRPr="00A0172E">
        <w:rPr>
          <w:rFonts w:asciiTheme="majorHAnsi" w:hAnsiTheme="majorHAnsi" w:cstheme="majorHAnsi"/>
          <w:sz w:val="24"/>
          <w:szCs w:val="24"/>
        </w:rPr>
        <w:t xml:space="preserve"> R script</w:t>
      </w:r>
      <w:r w:rsidR="00747199" w:rsidRPr="00A0172E">
        <w:rPr>
          <w:rFonts w:asciiTheme="majorHAnsi" w:hAnsiTheme="majorHAnsi" w:cstheme="majorHAnsi"/>
          <w:sz w:val="24"/>
          <w:szCs w:val="24"/>
        </w:rPr>
        <w:t>, which</w:t>
      </w:r>
      <w:r w:rsidR="00340F1E" w:rsidRPr="00A0172E">
        <w:rPr>
          <w:rFonts w:asciiTheme="majorHAnsi" w:hAnsiTheme="majorHAnsi" w:cstheme="majorHAnsi"/>
          <w:sz w:val="24"/>
          <w:szCs w:val="24"/>
        </w:rPr>
        <w:t xml:space="preserve"> </w:t>
      </w:r>
      <w:r w:rsidR="00340F1E" w:rsidRPr="002934F7">
        <w:rPr>
          <w:rFonts w:asciiTheme="majorHAnsi" w:hAnsiTheme="majorHAnsi" w:cstheme="majorHAnsi"/>
          <w:sz w:val="24"/>
          <w:szCs w:val="24"/>
        </w:rPr>
        <w:t xml:space="preserve">applies an analysis to the csv files. The final output files are saved into </w:t>
      </w:r>
      <w:r w:rsidR="00E65409">
        <w:rPr>
          <w:rFonts w:asciiTheme="majorHAnsi" w:hAnsiTheme="majorHAnsi" w:cstheme="majorHAnsi"/>
          <w:sz w:val="24"/>
          <w:szCs w:val="24"/>
        </w:rPr>
        <w:t>LFI</w:t>
      </w:r>
      <w:r w:rsidR="00340F1E" w:rsidRPr="002934F7">
        <w:rPr>
          <w:rFonts w:asciiTheme="majorHAnsi" w:hAnsiTheme="majorHAnsi" w:cstheme="majorHAnsi"/>
          <w:sz w:val="24"/>
          <w:szCs w:val="24"/>
        </w:rPr>
        <w:t>/Outputs</w:t>
      </w:r>
      <w:r w:rsidR="00976D78" w:rsidRPr="002934F7">
        <w:rPr>
          <w:rFonts w:asciiTheme="majorHAnsi" w:hAnsiTheme="majorHAnsi" w:cstheme="majorHAnsi"/>
          <w:sz w:val="24"/>
          <w:szCs w:val="24"/>
        </w:rPr>
        <w:t>, and these are the figures that must be</w:t>
      </w:r>
      <w:r w:rsidR="002934F7" w:rsidRPr="002934F7">
        <w:rPr>
          <w:rFonts w:asciiTheme="majorHAnsi" w:hAnsiTheme="majorHAnsi" w:cstheme="majorHAnsi"/>
          <w:sz w:val="24"/>
          <w:szCs w:val="24"/>
        </w:rPr>
        <w:t xml:space="preserve"> returned to the user</w:t>
      </w:r>
      <w:r w:rsidR="003E5783" w:rsidRPr="002934F7">
        <w:rPr>
          <w:rFonts w:asciiTheme="majorHAnsi" w:hAnsiTheme="majorHAnsi" w:cstheme="majorHAnsi"/>
          <w:sz w:val="24"/>
          <w:szCs w:val="24"/>
        </w:rPr>
        <w:t xml:space="preserve">. </w:t>
      </w:r>
      <w:r w:rsidR="00976D78" w:rsidRPr="002934F7">
        <w:rPr>
          <w:rFonts w:asciiTheme="majorHAnsi" w:hAnsiTheme="majorHAnsi" w:cstheme="majorHAnsi"/>
          <w:sz w:val="24"/>
          <w:szCs w:val="24"/>
        </w:rPr>
        <w:t xml:space="preserve">The file SIGshifts2017.csv is also </w:t>
      </w:r>
      <w:r w:rsidR="00747199" w:rsidRPr="002934F7">
        <w:rPr>
          <w:rFonts w:asciiTheme="majorHAnsi" w:hAnsiTheme="majorHAnsi" w:cstheme="majorHAnsi"/>
          <w:sz w:val="24"/>
          <w:szCs w:val="24"/>
        </w:rPr>
        <w:t xml:space="preserve">saved into </w:t>
      </w:r>
      <w:r w:rsidR="00E65409">
        <w:rPr>
          <w:rFonts w:asciiTheme="majorHAnsi" w:hAnsiTheme="majorHAnsi" w:cstheme="majorHAnsi"/>
          <w:sz w:val="24"/>
          <w:szCs w:val="24"/>
        </w:rPr>
        <w:t>LFI</w:t>
      </w:r>
      <w:r w:rsidR="00747199" w:rsidRPr="00A0172E">
        <w:rPr>
          <w:rFonts w:asciiTheme="majorHAnsi" w:hAnsiTheme="majorHAnsi" w:cstheme="majorHAnsi"/>
          <w:sz w:val="24"/>
          <w:szCs w:val="24"/>
        </w:rPr>
        <w:t>/Outputs</w:t>
      </w:r>
      <w:r w:rsidR="00976D78" w:rsidRPr="00A0172E">
        <w:rPr>
          <w:rFonts w:asciiTheme="majorHAnsi" w:hAnsiTheme="majorHAnsi" w:cstheme="majorHAnsi"/>
          <w:sz w:val="24"/>
          <w:szCs w:val="24"/>
        </w:rPr>
        <w:t xml:space="preserve">, which gives the </w:t>
      </w:r>
      <w:r w:rsidR="002934F7">
        <w:rPr>
          <w:rFonts w:asciiTheme="majorHAnsi" w:hAnsiTheme="majorHAnsi" w:cstheme="majorHAnsi"/>
          <w:sz w:val="24"/>
          <w:szCs w:val="24"/>
        </w:rPr>
        <w:t xml:space="preserve">main </w:t>
      </w:r>
      <w:r w:rsidR="00976D78" w:rsidRPr="00A0172E">
        <w:rPr>
          <w:rFonts w:asciiTheme="majorHAnsi" w:hAnsiTheme="majorHAnsi" w:cstheme="majorHAnsi"/>
          <w:sz w:val="24"/>
          <w:szCs w:val="24"/>
        </w:rPr>
        <w:t>assessment results for each analysis</w:t>
      </w:r>
      <w:r w:rsidR="002934F7">
        <w:rPr>
          <w:rFonts w:asciiTheme="majorHAnsi" w:hAnsiTheme="majorHAnsi" w:cstheme="majorHAnsi"/>
          <w:sz w:val="24"/>
          <w:szCs w:val="24"/>
        </w:rPr>
        <w:t>, and</w:t>
      </w:r>
      <w:r w:rsidR="00D07AD2">
        <w:rPr>
          <w:rFonts w:asciiTheme="majorHAnsi" w:hAnsiTheme="majorHAnsi" w:cstheme="majorHAnsi"/>
          <w:sz w:val="24"/>
          <w:szCs w:val="24"/>
        </w:rPr>
        <w:t xml:space="preserve"> it</w:t>
      </w:r>
      <w:r w:rsidR="002934F7">
        <w:rPr>
          <w:rFonts w:asciiTheme="majorHAnsi" w:hAnsiTheme="majorHAnsi" w:cstheme="majorHAnsi"/>
          <w:sz w:val="24"/>
          <w:szCs w:val="24"/>
        </w:rPr>
        <w:t xml:space="preserve"> </w:t>
      </w:r>
      <w:r w:rsidR="002934F7" w:rsidRPr="008F29ED">
        <w:rPr>
          <w:rFonts w:asciiTheme="majorHAnsi" w:hAnsiTheme="majorHAnsi" w:cstheme="majorHAnsi"/>
          <w:sz w:val="24"/>
          <w:szCs w:val="24"/>
        </w:rPr>
        <w:t xml:space="preserve">should be </w:t>
      </w:r>
      <w:r w:rsidR="00D07AD2">
        <w:rPr>
          <w:rFonts w:asciiTheme="majorHAnsi" w:hAnsiTheme="majorHAnsi" w:cstheme="majorHAnsi"/>
          <w:sz w:val="24"/>
          <w:szCs w:val="24"/>
        </w:rPr>
        <w:t>possible for</w:t>
      </w:r>
      <w:r w:rsidR="002934F7" w:rsidRPr="008F29ED">
        <w:rPr>
          <w:rFonts w:asciiTheme="majorHAnsi" w:hAnsiTheme="majorHAnsi" w:cstheme="majorHAnsi"/>
          <w:sz w:val="24"/>
          <w:szCs w:val="24"/>
        </w:rPr>
        <w:t xml:space="preserve"> the user </w:t>
      </w:r>
      <w:r w:rsidR="00D07AD2">
        <w:rPr>
          <w:rFonts w:asciiTheme="majorHAnsi" w:hAnsiTheme="majorHAnsi" w:cstheme="majorHAnsi"/>
          <w:sz w:val="24"/>
          <w:szCs w:val="24"/>
        </w:rPr>
        <w:t xml:space="preserve">to download these results </w:t>
      </w:r>
      <w:r w:rsidR="002934F7" w:rsidRPr="008F29ED">
        <w:rPr>
          <w:rFonts w:asciiTheme="majorHAnsi" w:hAnsiTheme="majorHAnsi" w:cstheme="majorHAnsi"/>
          <w:sz w:val="24"/>
          <w:szCs w:val="24"/>
        </w:rPr>
        <w:t xml:space="preserve">if they have chosen to produce map </w:t>
      </w:r>
      <w:r w:rsidR="00D07AD2">
        <w:rPr>
          <w:rFonts w:asciiTheme="majorHAnsi" w:hAnsiTheme="majorHAnsi" w:cstheme="majorHAnsi"/>
          <w:sz w:val="24"/>
          <w:szCs w:val="24"/>
        </w:rPr>
        <w:t xml:space="preserve">any </w:t>
      </w:r>
      <w:r w:rsidR="002934F7" w:rsidRPr="008F29ED">
        <w:rPr>
          <w:rFonts w:asciiTheme="majorHAnsi" w:hAnsiTheme="majorHAnsi" w:cstheme="majorHAnsi"/>
          <w:sz w:val="24"/>
          <w:szCs w:val="24"/>
        </w:rPr>
        <w:t>results by survey (Boolean=y).</w:t>
      </w:r>
    </w:p>
    <w:p w14:paraId="34D872BD" w14:textId="6EB69765" w:rsidR="00760795" w:rsidRDefault="00760795" w:rsidP="000779F8">
      <w:pPr>
        <w:pStyle w:val="NoSpacing"/>
        <w:rPr>
          <w:rFonts w:asciiTheme="majorHAnsi" w:hAnsiTheme="majorHAnsi" w:cstheme="majorHAnsi"/>
          <w:sz w:val="24"/>
          <w:szCs w:val="24"/>
        </w:rPr>
      </w:pPr>
    </w:p>
    <w:p w14:paraId="6DDAFC9E" w14:textId="13B21198" w:rsidR="00760795" w:rsidRPr="008F29ED" w:rsidRDefault="00760795" w:rsidP="000779F8">
      <w:pPr>
        <w:pStyle w:val="NoSpacing"/>
        <w:rPr>
          <w:rFonts w:asciiTheme="majorHAnsi" w:hAnsiTheme="majorHAnsi" w:cstheme="majorHAnsi"/>
          <w:sz w:val="24"/>
          <w:szCs w:val="24"/>
        </w:rPr>
      </w:pPr>
      <w:r>
        <w:rPr>
          <w:rFonts w:asciiTheme="majorHAnsi" w:hAnsiTheme="majorHAnsi" w:cstheme="majorHAnsi"/>
          <w:sz w:val="24"/>
          <w:szCs w:val="24"/>
        </w:rPr>
        <w:t xml:space="preserve">It is suggested that the tool calls upon this script to ensure the methodology is accurately followed, or that the results from the script are stored for presentation to the user. It is expected that as methods develop in the future, </w:t>
      </w:r>
      <w:r w:rsidR="004F6B4F">
        <w:rPr>
          <w:rFonts w:asciiTheme="majorHAnsi" w:hAnsiTheme="majorHAnsi" w:cstheme="majorHAnsi"/>
          <w:sz w:val="24"/>
          <w:szCs w:val="24"/>
        </w:rPr>
        <w:t>peculiarities in the script</w:t>
      </w:r>
      <w:r>
        <w:rPr>
          <w:rFonts w:asciiTheme="majorHAnsi" w:hAnsiTheme="majorHAnsi" w:cstheme="majorHAnsi"/>
          <w:sz w:val="24"/>
          <w:szCs w:val="24"/>
        </w:rPr>
        <w:t xml:space="preserve"> will be need to be updated. The results from this script in </w:t>
      </w:r>
      <w:r w:rsidR="00E65409">
        <w:rPr>
          <w:rFonts w:asciiTheme="majorHAnsi" w:hAnsiTheme="majorHAnsi" w:cstheme="majorHAnsi"/>
          <w:sz w:val="24"/>
          <w:szCs w:val="24"/>
        </w:rPr>
        <w:t>LFI</w:t>
      </w:r>
      <w:r w:rsidRPr="00A0172E">
        <w:rPr>
          <w:rFonts w:asciiTheme="majorHAnsi" w:hAnsiTheme="majorHAnsi" w:cstheme="majorHAnsi"/>
          <w:sz w:val="24"/>
          <w:szCs w:val="24"/>
        </w:rPr>
        <w:t>/Outputs</w:t>
      </w:r>
      <w:r>
        <w:rPr>
          <w:rFonts w:asciiTheme="majorHAnsi" w:hAnsiTheme="majorHAnsi" w:cstheme="majorHAnsi"/>
          <w:sz w:val="24"/>
          <w:szCs w:val="24"/>
        </w:rPr>
        <w:t xml:space="preserve"> </w:t>
      </w:r>
      <w:r w:rsidR="004F6B4F">
        <w:rPr>
          <w:rFonts w:asciiTheme="majorHAnsi" w:hAnsiTheme="majorHAnsi" w:cstheme="majorHAnsi"/>
          <w:sz w:val="24"/>
          <w:szCs w:val="24"/>
        </w:rPr>
        <w:t>should</w:t>
      </w:r>
      <w:r>
        <w:rPr>
          <w:rFonts w:asciiTheme="majorHAnsi" w:hAnsiTheme="majorHAnsi" w:cstheme="majorHAnsi"/>
          <w:sz w:val="24"/>
          <w:szCs w:val="24"/>
        </w:rPr>
        <w:t xml:space="preserve"> be read and returned to the user</w:t>
      </w:r>
      <w:r w:rsidR="004F6B4F">
        <w:rPr>
          <w:rFonts w:asciiTheme="majorHAnsi" w:hAnsiTheme="majorHAnsi" w:cstheme="majorHAnsi"/>
          <w:sz w:val="24"/>
          <w:szCs w:val="24"/>
        </w:rPr>
        <w:t>.</w:t>
      </w:r>
    </w:p>
    <w:p w14:paraId="7E04CF53" w14:textId="1992A156" w:rsidR="00747199" w:rsidRPr="008F29ED" w:rsidRDefault="00747199" w:rsidP="000779F8">
      <w:pPr>
        <w:pStyle w:val="NoSpacing"/>
        <w:rPr>
          <w:rFonts w:asciiTheme="majorHAnsi" w:hAnsiTheme="majorHAnsi" w:cstheme="majorHAnsi"/>
          <w:sz w:val="24"/>
          <w:szCs w:val="24"/>
        </w:rPr>
      </w:pPr>
    </w:p>
    <w:p w14:paraId="29440F39" w14:textId="16E92622" w:rsidR="00747199" w:rsidRPr="00A0172E" w:rsidRDefault="00A0172E" w:rsidP="000779F8">
      <w:pPr>
        <w:pStyle w:val="NoSpacing"/>
        <w:rPr>
          <w:rFonts w:asciiTheme="majorHAnsi" w:hAnsiTheme="majorHAnsi" w:cstheme="majorHAnsi"/>
          <w:sz w:val="24"/>
          <w:szCs w:val="24"/>
        </w:rPr>
      </w:pPr>
      <w:r w:rsidRPr="008F29ED">
        <w:rPr>
          <w:rFonts w:asciiTheme="majorHAnsi" w:hAnsiTheme="majorHAnsi" w:cstheme="majorHAnsi"/>
          <w:sz w:val="24"/>
          <w:szCs w:val="24"/>
        </w:rPr>
        <w:t xml:space="preserve">If the user has </w:t>
      </w:r>
      <w:r w:rsidR="00E57C5A" w:rsidRPr="008F29ED">
        <w:rPr>
          <w:rFonts w:asciiTheme="majorHAnsi" w:eastAsia="Times New Roman" w:hAnsiTheme="majorHAnsi" w:cstheme="majorHAnsi"/>
          <w:sz w:val="24"/>
          <w:szCs w:val="24"/>
        </w:rPr>
        <w:t xml:space="preserve">selected </w:t>
      </w:r>
      <w:r w:rsidR="003E5783" w:rsidRPr="008F29ED">
        <w:rPr>
          <w:rFonts w:asciiTheme="majorHAnsi" w:eastAsia="Times New Roman" w:hAnsiTheme="majorHAnsi" w:cstheme="majorHAnsi"/>
          <w:sz w:val="24"/>
          <w:szCs w:val="24"/>
        </w:rPr>
        <w:t>to produce map results by survey</w:t>
      </w:r>
      <w:r w:rsidRPr="008F29ED">
        <w:rPr>
          <w:rFonts w:asciiTheme="majorHAnsi" w:eastAsia="Times New Roman" w:hAnsiTheme="majorHAnsi" w:cstheme="majorHAnsi"/>
          <w:sz w:val="24"/>
          <w:szCs w:val="24"/>
        </w:rPr>
        <w:t xml:space="preserve"> (Boolean = y)</w:t>
      </w:r>
      <w:r w:rsidR="007D0A77" w:rsidRPr="008F29ED">
        <w:rPr>
          <w:rFonts w:asciiTheme="majorHAnsi" w:eastAsia="Times New Roman" w:hAnsiTheme="majorHAnsi" w:cstheme="majorHAnsi"/>
          <w:sz w:val="24"/>
          <w:szCs w:val="24"/>
        </w:rPr>
        <w:t>,</w:t>
      </w:r>
      <w:r w:rsidRPr="008F29ED">
        <w:rPr>
          <w:rFonts w:asciiTheme="majorHAnsi" w:eastAsia="Times New Roman" w:hAnsiTheme="majorHAnsi" w:cstheme="majorHAnsi"/>
          <w:sz w:val="24"/>
          <w:szCs w:val="24"/>
        </w:rPr>
        <w:t xml:space="preserve"> </w:t>
      </w:r>
      <w:r w:rsidR="007D0A77" w:rsidRPr="008F29ED">
        <w:rPr>
          <w:rFonts w:asciiTheme="majorHAnsi" w:eastAsia="Times New Roman" w:hAnsiTheme="majorHAnsi" w:cstheme="majorHAnsi"/>
          <w:sz w:val="24"/>
          <w:szCs w:val="24"/>
        </w:rPr>
        <w:t>t</w:t>
      </w:r>
      <w:r w:rsidR="00747199" w:rsidRPr="008F29ED">
        <w:rPr>
          <w:rFonts w:asciiTheme="majorHAnsi" w:hAnsiTheme="majorHAnsi" w:cstheme="majorHAnsi"/>
          <w:sz w:val="24"/>
          <w:szCs w:val="24"/>
        </w:rPr>
        <w:t>he CEFMAT D</w:t>
      </w:r>
      <w:r w:rsidR="00FA3073">
        <w:rPr>
          <w:rFonts w:asciiTheme="majorHAnsi" w:hAnsiTheme="majorHAnsi" w:cstheme="majorHAnsi"/>
          <w:sz w:val="24"/>
          <w:szCs w:val="24"/>
        </w:rPr>
        <w:t>1</w:t>
      </w:r>
      <w:r w:rsidR="00747199" w:rsidRPr="008F29ED">
        <w:rPr>
          <w:rFonts w:asciiTheme="majorHAnsi" w:hAnsiTheme="majorHAnsi" w:cstheme="majorHAnsi"/>
          <w:sz w:val="24"/>
          <w:szCs w:val="24"/>
        </w:rPr>
        <w:t xml:space="preserve"> tool should </w:t>
      </w:r>
      <w:r w:rsidR="00814C79" w:rsidRPr="008F29ED">
        <w:rPr>
          <w:rFonts w:asciiTheme="majorHAnsi" w:hAnsiTheme="majorHAnsi" w:cstheme="majorHAnsi"/>
          <w:sz w:val="24"/>
          <w:szCs w:val="24"/>
        </w:rPr>
        <w:t>read</w:t>
      </w:r>
      <w:r w:rsidR="00747199" w:rsidRPr="008F29ED">
        <w:rPr>
          <w:rFonts w:asciiTheme="majorHAnsi" w:hAnsiTheme="majorHAnsi" w:cstheme="majorHAnsi"/>
          <w:sz w:val="24"/>
          <w:szCs w:val="24"/>
        </w:rPr>
        <w:t xml:space="preserve"> the </w:t>
      </w:r>
      <w:r w:rsidR="00EA0D88">
        <w:rPr>
          <w:rFonts w:asciiTheme="majorHAnsi" w:hAnsiTheme="majorHAnsi" w:cstheme="majorHAnsi"/>
          <w:sz w:val="24"/>
          <w:szCs w:val="24"/>
        </w:rPr>
        <w:t>appropriate shapefiles in the FI/Outputs folder</w:t>
      </w:r>
      <w:r w:rsidR="00747199" w:rsidRPr="008F29ED">
        <w:rPr>
          <w:rFonts w:asciiTheme="majorHAnsi" w:hAnsiTheme="majorHAnsi" w:cstheme="majorHAnsi"/>
          <w:sz w:val="24"/>
          <w:szCs w:val="24"/>
        </w:rPr>
        <w:t xml:space="preserve"> </w:t>
      </w:r>
      <w:r w:rsidR="00747199" w:rsidRPr="0024717A">
        <w:rPr>
          <w:rFonts w:asciiTheme="majorHAnsi" w:hAnsiTheme="majorHAnsi" w:cstheme="majorHAnsi"/>
          <w:sz w:val="24"/>
          <w:szCs w:val="24"/>
        </w:rPr>
        <w:t xml:space="preserve">and </w:t>
      </w:r>
      <w:r w:rsidR="00E1449D" w:rsidRPr="0024717A">
        <w:rPr>
          <w:rFonts w:asciiTheme="majorHAnsi" w:hAnsiTheme="majorHAnsi" w:cstheme="majorHAnsi"/>
          <w:sz w:val="24"/>
          <w:szCs w:val="24"/>
        </w:rPr>
        <w:t xml:space="preserve">display the </w:t>
      </w:r>
      <w:r w:rsidR="007D0A77" w:rsidRPr="0024717A">
        <w:rPr>
          <w:rFonts w:asciiTheme="majorHAnsi" w:hAnsiTheme="majorHAnsi" w:cstheme="majorHAnsi"/>
          <w:sz w:val="24"/>
          <w:szCs w:val="24"/>
        </w:rPr>
        <w:t xml:space="preserve">assessment </w:t>
      </w:r>
      <w:r w:rsidR="00E1449D" w:rsidRPr="0024717A">
        <w:rPr>
          <w:rFonts w:asciiTheme="majorHAnsi" w:hAnsiTheme="majorHAnsi" w:cstheme="majorHAnsi"/>
          <w:sz w:val="24"/>
          <w:szCs w:val="24"/>
        </w:rPr>
        <w:t>result from</w:t>
      </w:r>
      <w:r w:rsidR="00747199" w:rsidRPr="0024717A">
        <w:rPr>
          <w:rFonts w:asciiTheme="majorHAnsi" w:hAnsiTheme="majorHAnsi" w:cstheme="majorHAnsi"/>
          <w:sz w:val="24"/>
          <w:szCs w:val="24"/>
        </w:rPr>
        <w:t xml:space="preserve"> the </w:t>
      </w:r>
      <w:r w:rsidR="007D0A77" w:rsidRPr="0024717A">
        <w:rPr>
          <w:rFonts w:asciiTheme="majorHAnsi" w:hAnsiTheme="majorHAnsi" w:cstheme="majorHAnsi"/>
          <w:sz w:val="24"/>
          <w:szCs w:val="24"/>
        </w:rPr>
        <w:t>selected</w:t>
      </w:r>
      <w:r w:rsidR="00747199" w:rsidRPr="0024717A">
        <w:rPr>
          <w:rFonts w:asciiTheme="majorHAnsi" w:hAnsiTheme="majorHAnsi" w:cstheme="majorHAnsi"/>
          <w:sz w:val="24"/>
          <w:szCs w:val="24"/>
        </w:rPr>
        <w:t xml:space="preserve"> su</w:t>
      </w:r>
      <w:r w:rsidR="00747199" w:rsidRPr="006F39BC">
        <w:rPr>
          <w:rFonts w:asciiTheme="majorHAnsi" w:hAnsiTheme="majorHAnsi" w:cstheme="majorHAnsi"/>
          <w:sz w:val="24"/>
          <w:szCs w:val="24"/>
        </w:rPr>
        <w:t xml:space="preserve">rveys </w:t>
      </w:r>
      <w:r w:rsidR="007D0A77" w:rsidRPr="006F39BC">
        <w:rPr>
          <w:rFonts w:asciiTheme="majorHAnsi" w:hAnsiTheme="majorHAnsi" w:cstheme="majorHAnsi"/>
          <w:sz w:val="24"/>
          <w:szCs w:val="24"/>
        </w:rPr>
        <w:t xml:space="preserve">as </w:t>
      </w:r>
      <w:r w:rsidR="00EA0D88">
        <w:rPr>
          <w:rFonts w:asciiTheme="majorHAnsi" w:hAnsiTheme="majorHAnsi" w:cstheme="majorHAnsi"/>
          <w:sz w:val="24"/>
          <w:szCs w:val="24"/>
        </w:rPr>
        <w:t>per Figure</w:t>
      </w:r>
      <w:r w:rsidR="00D07AD2">
        <w:rPr>
          <w:rFonts w:asciiTheme="majorHAnsi" w:hAnsiTheme="majorHAnsi" w:cstheme="majorHAnsi"/>
          <w:sz w:val="24"/>
          <w:szCs w:val="24"/>
        </w:rPr>
        <w:t>s</w:t>
      </w:r>
      <w:r w:rsidR="00EA0D88">
        <w:rPr>
          <w:rFonts w:asciiTheme="majorHAnsi" w:hAnsiTheme="majorHAnsi" w:cstheme="majorHAnsi"/>
          <w:sz w:val="24"/>
          <w:szCs w:val="24"/>
        </w:rPr>
        <w:t xml:space="preserve"> 1</w:t>
      </w:r>
      <w:r w:rsidR="00D07AD2">
        <w:rPr>
          <w:rFonts w:asciiTheme="majorHAnsi" w:hAnsiTheme="majorHAnsi" w:cstheme="majorHAnsi"/>
          <w:sz w:val="24"/>
          <w:szCs w:val="24"/>
        </w:rPr>
        <w:t xml:space="preserve"> and 2</w:t>
      </w:r>
      <w:r w:rsidR="007D0A77" w:rsidRPr="006F39BC">
        <w:rPr>
          <w:rFonts w:asciiTheme="majorHAnsi" w:hAnsiTheme="majorHAnsi" w:cstheme="majorHAnsi"/>
          <w:sz w:val="24"/>
          <w:szCs w:val="24"/>
        </w:rPr>
        <w:t>. The</w:t>
      </w:r>
      <w:r w:rsidR="00C621DC" w:rsidRPr="006F39BC">
        <w:rPr>
          <w:rFonts w:asciiTheme="majorHAnsi" w:hAnsiTheme="majorHAnsi" w:cstheme="majorHAnsi"/>
          <w:sz w:val="24"/>
          <w:szCs w:val="24"/>
        </w:rPr>
        <w:t xml:space="preserve"> regions for each survey are </w:t>
      </w:r>
      <w:r w:rsidR="00365F29">
        <w:rPr>
          <w:rFonts w:asciiTheme="majorHAnsi" w:hAnsiTheme="majorHAnsi" w:cstheme="majorHAnsi"/>
          <w:sz w:val="24"/>
          <w:szCs w:val="24"/>
        </w:rPr>
        <w:t xml:space="preserve">modified from shapefiles which originate from </w:t>
      </w:r>
      <w:r w:rsidR="007D0A77" w:rsidRPr="006F39BC">
        <w:rPr>
          <w:rFonts w:asciiTheme="majorHAnsi" w:hAnsiTheme="majorHAnsi" w:cstheme="majorHAnsi"/>
          <w:sz w:val="24"/>
          <w:szCs w:val="24"/>
        </w:rPr>
        <w:t xml:space="preserve">the folder </w:t>
      </w:r>
      <w:r w:rsidR="00E65409">
        <w:rPr>
          <w:rFonts w:asciiTheme="majorHAnsi" w:hAnsiTheme="majorHAnsi" w:cstheme="majorHAnsi"/>
          <w:sz w:val="24"/>
          <w:szCs w:val="24"/>
        </w:rPr>
        <w:t>LFI</w:t>
      </w:r>
      <w:r w:rsidR="00747199" w:rsidRPr="006F39BC">
        <w:rPr>
          <w:rFonts w:asciiTheme="majorHAnsi" w:hAnsiTheme="majorHAnsi" w:cstheme="majorHAnsi"/>
          <w:sz w:val="24"/>
          <w:szCs w:val="24"/>
        </w:rPr>
        <w:t xml:space="preserve">/Strata. </w:t>
      </w:r>
      <w:r w:rsidR="0024717A" w:rsidRPr="006F39BC">
        <w:rPr>
          <w:rFonts w:asciiTheme="majorHAnsi" w:hAnsiTheme="majorHAnsi" w:cstheme="majorHAnsi"/>
          <w:sz w:val="24"/>
          <w:szCs w:val="24"/>
        </w:rPr>
        <w:fldChar w:fldCharType="begin"/>
      </w:r>
      <w:r w:rsidR="0024717A" w:rsidRPr="006F39BC">
        <w:rPr>
          <w:rFonts w:asciiTheme="majorHAnsi" w:hAnsiTheme="majorHAnsi" w:cstheme="majorHAnsi"/>
          <w:sz w:val="24"/>
          <w:szCs w:val="24"/>
        </w:rPr>
        <w:instrText xml:space="preserve"> REF _Ref510703221 \h  \* MERGEFORMAT </w:instrText>
      </w:r>
      <w:r w:rsidR="0024717A" w:rsidRPr="006F39BC">
        <w:rPr>
          <w:rFonts w:asciiTheme="majorHAnsi" w:hAnsiTheme="majorHAnsi" w:cstheme="majorHAnsi"/>
          <w:sz w:val="24"/>
          <w:szCs w:val="24"/>
        </w:rPr>
      </w:r>
      <w:r w:rsidR="0024717A" w:rsidRPr="006F39BC">
        <w:rPr>
          <w:rFonts w:asciiTheme="majorHAnsi" w:hAnsiTheme="majorHAnsi" w:cstheme="majorHAnsi"/>
          <w:sz w:val="24"/>
          <w:szCs w:val="24"/>
        </w:rPr>
        <w:fldChar w:fldCharType="separate"/>
      </w:r>
      <w:r w:rsidR="0024717A" w:rsidRPr="006F39BC">
        <w:rPr>
          <w:rFonts w:asciiTheme="majorHAnsi" w:hAnsiTheme="majorHAnsi" w:cstheme="majorHAnsi"/>
          <w:sz w:val="24"/>
          <w:szCs w:val="24"/>
        </w:rPr>
        <w:t xml:space="preserve">Table </w:t>
      </w:r>
      <w:r w:rsidR="0024717A" w:rsidRPr="006F39BC">
        <w:rPr>
          <w:rFonts w:asciiTheme="majorHAnsi" w:hAnsiTheme="majorHAnsi" w:cstheme="majorHAnsi"/>
          <w:noProof/>
          <w:sz w:val="24"/>
          <w:szCs w:val="24"/>
        </w:rPr>
        <w:t>1</w:t>
      </w:r>
      <w:r w:rsidR="0024717A" w:rsidRPr="006F39BC">
        <w:rPr>
          <w:rFonts w:asciiTheme="majorHAnsi" w:hAnsiTheme="majorHAnsi" w:cstheme="majorHAnsi"/>
          <w:sz w:val="24"/>
          <w:szCs w:val="24"/>
        </w:rPr>
        <w:fldChar w:fldCharType="end"/>
      </w:r>
      <w:r w:rsidR="0024717A" w:rsidRPr="006F39BC">
        <w:rPr>
          <w:rFonts w:asciiTheme="majorHAnsi" w:hAnsiTheme="majorHAnsi" w:cstheme="majorHAnsi"/>
          <w:sz w:val="24"/>
          <w:szCs w:val="24"/>
        </w:rPr>
        <w:t xml:space="preserve"> d</w:t>
      </w:r>
      <w:r w:rsidR="00747199" w:rsidRPr="006F39BC">
        <w:rPr>
          <w:rFonts w:asciiTheme="majorHAnsi" w:hAnsiTheme="majorHAnsi" w:cstheme="majorHAnsi"/>
          <w:sz w:val="24"/>
          <w:szCs w:val="24"/>
        </w:rPr>
        <w:t>escribes which shapefile corresponds to which survey</w:t>
      </w:r>
      <w:r w:rsidR="006F39BC" w:rsidRPr="006F39BC">
        <w:rPr>
          <w:rFonts w:asciiTheme="majorHAnsi" w:hAnsiTheme="majorHAnsi" w:cstheme="majorHAnsi"/>
          <w:sz w:val="24"/>
          <w:szCs w:val="24"/>
        </w:rPr>
        <w:t>.</w:t>
      </w:r>
    </w:p>
    <w:p w14:paraId="783B3206" w14:textId="412F3C27" w:rsidR="00976D78" w:rsidRPr="00A0172E" w:rsidRDefault="00976D78" w:rsidP="000779F8">
      <w:pPr>
        <w:pStyle w:val="NoSpacing"/>
        <w:rPr>
          <w:rFonts w:asciiTheme="majorHAnsi" w:hAnsiTheme="majorHAnsi" w:cstheme="majorHAnsi"/>
          <w:sz w:val="24"/>
          <w:szCs w:val="24"/>
        </w:rPr>
      </w:pPr>
    </w:p>
    <w:p w14:paraId="4C237B3C" w14:textId="39A06236" w:rsidR="006069E2" w:rsidRDefault="006069E2" w:rsidP="000779F8">
      <w:pPr>
        <w:pStyle w:val="NoSpacing"/>
        <w:rPr>
          <w:rFonts w:asciiTheme="majorHAnsi" w:hAnsiTheme="majorHAnsi" w:cstheme="majorHAnsi"/>
          <w:sz w:val="24"/>
          <w:szCs w:val="24"/>
          <w:highlight w:val="yellow"/>
        </w:rPr>
      </w:pPr>
    </w:p>
    <w:p w14:paraId="56084E97" w14:textId="30169565" w:rsidR="0054348F" w:rsidRDefault="0054348F" w:rsidP="0054348F">
      <w:pPr>
        <w:pStyle w:val="Caption"/>
        <w:keepNext/>
      </w:pPr>
      <w:bookmarkStart w:id="322" w:name="_Ref510703221"/>
      <w:bookmarkStart w:id="323" w:name="_Ref510703216"/>
      <w:r>
        <w:t xml:space="preserve">Table </w:t>
      </w:r>
      <w:r w:rsidR="00FF37FD">
        <w:rPr>
          <w:noProof/>
        </w:rPr>
        <w:fldChar w:fldCharType="begin"/>
      </w:r>
      <w:r w:rsidR="00FF37FD">
        <w:rPr>
          <w:noProof/>
        </w:rPr>
        <w:instrText xml:space="preserve"> SEQ Table \* ARABIC </w:instrText>
      </w:r>
      <w:r w:rsidR="00FF37FD">
        <w:rPr>
          <w:noProof/>
        </w:rPr>
        <w:fldChar w:fldCharType="separate"/>
      </w:r>
      <w:r w:rsidR="009E53E2">
        <w:rPr>
          <w:noProof/>
        </w:rPr>
        <w:t>1</w:t>
      </w:r>
      <w:r w:rsidR="00FF37FD">
        <w:rPr>
          <w:noProof/>
        </w:rPr>
        <w:fldChar w:fldCharType="end"/>
      </w:r>
      <w:bookmarkEnd w:id="322"/>
      <w:r>
        <w:t xml:space="preserve">: Subdirectory locations for </w:t>
      </w:r>
      <w:r w:rsidR="0024717A">
        <w:t>each of the</w:t>
      </w:r>
      <w:r>
        <w:t xml:space="preserve"> shapefiles that apply to each survey</w:t>
      </w:r>
      <w:bookmarkEnd w:id="3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6830"/>
      </w:tblGrid>
      <w:tr w:rsidR="00D741C0" w:rsidRPr="00D40289" w14:paraId="296B518C" w14:textId="77777777" w:rsidTr="004E52E0">
        <w:tc>
          <w:tcPr>
            <w:tcW w:w="1985" w:type="dxa"/>
            <w:shd w:val="clear" w:color="auto" w:fill="auto"/>
          </w:tcPr>
          <w:p w14:paraId="44183D2A" w14:textId="4AAEC53A" w:rsidR="00D741C0" w:rsidRPr="00D40289" w:rsidRDefault="00D741C0" w:rsidP="004E52E0">
            <w:pPr>
              <w:rPr>
                <w:rFonts w:cs="Calibri"/>
                <w:b/>
              </w:rPr>
            </w:pPr>
            <w:r w:rsidRPr="00D40289">
              <w:rPr>
                <w:rFonts w:cs="Calibri"/>
                <w:b/>
              </w:rPr>
              <w:t>Survey Acronym</w:t>
            </w:r>
          </w:p>
        </w:tc>
        <w:tc>
          <w:tcPr>
            <w:tcW w:w="6830" w:type="dxa"/>
            <w:shd w:val="clear" w:color="auto" w:fill="auto"/>
          </w:tcPr>
          <w:p w14:paraId="70EF5A62" w14:textId="3E99DB5F" w:rsidR="00D741C0" w:rsidRPr="00D40289" w:rsidRDefault="00D741C0" w:rsidP="004E52E0">
            <w:pPr>
              <w:rPr>
                <w:rFonts w:cs="Calibri"/>
                <w:b/>
              </w:rPr>
            </w:pPr>
            <w:r w:rsidRPr="00D40289">
              <w:rPr>
                <w:rFonts w:cs="Calibri"/>
                <w:b/>
              </w:rPr>
              <w:t>Shapefile</w:t>
            </w:r>
            <w:r>
              <w:rPr>
                <w:rFonts w:cs="Calibri"/>
                <w:b/>
              </w:rPr>
              <w:t xml:space="preserve"> directory</w:t>
            </w:r>
          </w:p>
        </w:tc>
      </w:tr>
      <w:tr w:rsidR="00D741C0" w:rsidRPr="003628E5" w14:paraId="5F55EC67" w14:textId="77777777" w:rsidTr="004E52E0">
        <w:tc>
          <w:tcPr>
            <w:tcW w:w="1985" w:type="dxa"/>
            <w:shd w:val="clear" w:color="auto" w:fill="auto"/>
          </w:tcPr>
          <w:p w14:paraId="152429B9" w14:textId="77777777" w:rsidR="00D741C0" w:rsidRPr="003628E5" w:rsidRDefault="00D741C0" w:rsidP="004E52E0">
            <w:pPr>
              <w:rPr>
                <w:rFonts w:cs="Calibri"/>
              </w:rPr>
            </w:pPr>
            <w:r w:rsidRPr="003628E5">
              <w:rPr>
                <w:rFonts w:cs="Calibri"/>
              </w:rPr>
              <w:t>CSFraOT4</w:t>
            </w:r>
          </w:p>
        </w:tc>
        <w:tc>
          <w:tcPr>
            <w:tcW w:w="6830" w:type="dxa"/>
            <w:shd w:val="clear" w:color="auto" w:fill="auto"/>
          </w:tcPr>
          <w:p w14:paraId="27616B16" w14:textId="77777777" w:rsidR="00D741C0" w:rsidRPr="003628E5" w:rsidRDefault="00D741C0" w:rsidP="004E52E0">
            <w:pPr>
              <w:rPr>
                <w:rFonts w:cs="Calibri"/>
              </w:rPr>
            </w:pPr>
            <w:r w:rsidRPr="00D40289">
              <w:rPr>
                <w:rFonts w:cs="Calibri"/>
              </w:rPr>
              <w:t>Strata/Fr-EVHOE.WGS84_original/EVHOE.WGS84.shp</w:t>
            </w:r>
          </w:p>
        </w:tc>
      </w:tr>
      <w:tr w:rsidR="00D741C0" w:rsidRPr="003628E5" w14:paraId="2B0299BC" w14:textId="77777777" w:rsidTr="004E52E0">
        <w:tc>
          <w:tcPr>
            <w:tcW w:w="1985" w:type="dxa"/>
            <w:shd w:val="clear" w:color="auto" w:fill="auto"/>
          </w:tcPr>
          <w:p w14:paraId="7E5B1B35" w14:textId="77777777" w:rsidR="00D741C0" w:rsidRPr="003628E5" w:rsidRDefault="00D741C0" w:rsidP="004E52E0">
            <w:pPr>
              <w:rPr>
                <w:rFonts w:cs="Calibri"/>
              </w:rPr>
            </w:pPr>
            <w:r w:rsidRPr="003628E5">
              <w:rPr>
                <w:rFonts w:cs="Calibri"/>
              </w:rPr>
              <w:t>CSEngBT3</w:t>
            </w:r>
          </w:p>
        </w:tc>
        <w:tc>
          <w:tcPr>
            <w:tcW w:w="6830" w:type="dxa"/>
            <w:shd w:val="clear" w:color="auto" w:fill="auto"/>
          </w:tcPr>
          <w:p w14:paraId="082FC0C2" w14:textId="77777777" w:rsidR="00D741C0" w:rsidRPr="003628E5" w:rsidRDefault="00D741C0" w:rsidP="004E52E0">
            <w:pPr>
              <w:rPr>
                <w:rFonts w:cs="Calibri"/>
              </w:rPr>
            </w:pPr>
            <w:r w:rsidRPr="003A35D8">
              <w:rPr>
                <w:rFonts w:cs="Calibri"/>
              </w:rPr>
              <w:t>Strata/irish_seaBT/NI_IBTS.WGS84.shp</w:t>
            </w:r>
          </w:p>
        </w:tc>
      </w:tr>
      <w:tr w:rsidR="00D741C0" w:rsidRPr="003628E5" w14:paraId="64AF2EE5" w14:textId="77777777" w:rsidTr="004E52E0">
        <w:tc>
          <w:tcPr>
            <w:tcW w:w="1985" w:type="dxa"/>
            <w:shd w:val="clear" w:color="auto" w:fill="auto"/>
          </w:tcPr>
          <w:p w14:paraId="1DD0912C" w14:textId="77777777" w:rsidR="00D741C0" w:rsidRPr="003628E5" w:rsidRDefault="00D741C0" w:rsidP="004E52E0">
            <w:pPr>
              <w:rPr>
                <w:rFonts w:cs="Calibri"/>
              </w:rPr>
            </w:pPr>
            <w:r w:rsidRPr="003628E5">
              <w:rPr>
                <w:rFonts w:cs="Calibri"/>
              </w:rPr>
              <w:t>CSIreOT4</w:t>
            </w:r>
          </w:p>
        </w:tc>
        <w:tc>
          <w:tcPr>
            <w:tcW w:w="6830" w:type="dxa"/>
            <w:shd w:val="clear" w:color="auto" w:fill="auto"/>
          </w:tcPr>
          <w:p w14:paraId="655E1096" w14:textId="77777777" w:rsidR="00D741C0" w:rsidRPr="003628E5" w:rsidRDefault="00D741C0" w:rsidP="004E52E0">
            <w:pPr>
              <w:rPr>
                <w:rFonts w:cs="Calibri"/>
              </w:rPr>
            </w:pPr>
            <w:r w:rsidRPr="00D77186">
              <w:rPr>
                <w:rFonts w:cs="Calibri"/>
              </w:rPr>
              <w:t>Strata/IGFS.WGS84/IGFS.WGS84.shp</w:t>
            </w:r>
          </w:p>
        </w:tc>
      </w:tr>
      <w:tr w:rsidR="00D741C0" w:rsidRPr="003628E5" w14:paraId="611285D9" w14:textId="77777777" w:rsidTr="004E52E0">
        <w:tc>
          <w:tcPr>
            <w:tcW w:w="1985" w:type="dxa"/>
            <w:shd w:val="clear" w:color="auto" w:fill="auto"/>
          </w:tcPr>
          <w:p w14:paraId="2FA6F051" w14:textId="77777777" w:rsidR="00D741C0" w:rsidRPr="003628E5" w:rsidRDefault="00D741C0" w:rsidP="004E52E0">
            <w:pPr>
              <w:rPr>
                <w:rFonts w:cs="Calibri"/>
              </w:rPr>
            </w:pPr>
            <w:r w:rsidRPr="003628E5">
              <w:rPr>
                <w:rFonts w:cs="Calibri"/>
              </w:rPr>
              <w:t>CSNIrOT1</w:t>
            </w:r>
          </w:p>
        </w:tc>
        <w:tc>
          <w:tcPr>
            <w:tcW w:w="6830" w:type="dxa"/>
            <w:shd w:val="clear" w:color="auto" w:fill="auto"/>
          </w:tcPr>
          <w:p w14:paraId="325E2732" w14:textId="77777777" w:rsidR="00D741C0" w:rsidRPr="003628E5" w:rsidRDefault="00D741C0" w:rsidP="004E52E0">
            <w:pPr>
              <w:rPr>
                <w:rFonts w:cs="Calibri"/>
              </w:rPr>
            </w:pPr>
            <w:r w:rsidRPr="003A35D8">
              <w:rPr>
                <w:rFonts w:cs="Calibri"/>
              </w:rPr>
              <w:t>Strata/irish_seaBT/NI_IBTS.WGS84.shp</w:t>
            </w:r>
          </w:p>
        </w:tc>
      </w:tr>
      <w:tr w:rsidR="00D741C0" w:rsidRPr="003628E5" w14:paraId="35097A53" w14:textId="77777777" w:rsidTr="004E52E0">
        <w:tc>
          <w:tcPr>
            <w:tcW w:w="1985" w:type="dxa"/>
            <w:shd w:val="clear" w:color="auto" w:fill="auto"/>
          </w:tcPr>
          <w:p w14:paraId="1EA5CA20" w14:textId="77777777" w:rsidR="00D741C0" w:rsidRPr="003628E5" w:rsidRDefault="00D741C0" w:rsidP="004E52E0">
            <w:pPr>
              <w:rPr>
                <w:rFonts w:cs="Calibri"/>
              </w:rPr>
            </w:pPr>
            <w:r w:rsidRPr="003628E5">
              <w:rPr>
                <w:rFonts w:cs="Calibri"/>
              </w:rPr>
              <w:t>CSNIrOT4</w:t>
            </w:r>
          </w:p>
        </w:tc>
        <w:tc>
          <w:tcPr>
            <w:tcW w:w="6830" w:type="dxa"/>
            <w:shd w:val="clear" w:color="auto" w:fill="auto"/>
          </w:tcPr>
          <w:p w14:paraId="5947DD81" w14:textId="77777777" w:rsidR="00D741C0" w:rsidRPr="003628E5" w:rsidRDefault="00D741C0" w:rsidP="004E52E0">
            <w:pPr>
              <w:rPr>
                <w:rFonts w:cs="Calibri"/>
              </w:rPr>
            </w:pPr>
            <w:r w:rsidRPr="003A35D8">
              <w:rPr>
                <w:rFonts w:cs="Calibri"/>
              </w:rPr>
              <w:t>Strata/irish_seaBT/NI_IBTS.WGS84.shp</w:t>
            </w:r>
          </w:p>
        </w:tc>
      </w:tr>
      <w:tr w:rsidR="00D741C0" w:rsidRPr="003628E5" w14:paraId="51AC2936" w14:textId="77777777" w:rsidTr="004E52E0">
        <w:tc>
          <w:tcPr>
            <w:tcW w:w="1985" w:type="dxa"/>
            <w:shd w:val="clear" w:color="auto" w:fill="auto"/>
          </w:tcPr>
          <w:p w14:paraId="47A6A189" w14:textId="77777777" w:rsidR="00D741C0" w:rsidRPr="003628E5" w:rsidRDefault="00D741C0" w:rsidP="004E52E0">
            <w:pPr>
              <w:rPr>
                <w:rFonts w:cs="Calibri"/>
              </w:rPr>
            </w:pPr>
            <w:r w:rsidRPr="003628E5">
              <w:rPr>
                <w:rFonts w:cs="Calibri"/>
              </w:rPr>
              <w:t>CSScoOT1</w:t>
            </w:r>
          </w:p>
        </w:tc>
        <w:tc>
          <w:tcPr>
            <w:tcW w:w="6830" w:type="dxa"/>
            <w:shd w:val="clear" w:color="auto" w:fill="auto"/>
          </w:tcPr>
          <w:p w14:paraId="5E8FE760" w14:textId="77777777" w:rsidR="00D741C0" w:rsidRPr="003628E5" w:rsidRDefault="00D741C0" w:rsidP="004E52E0">
            <w:pPr>
              <w:rPr>
                <w:rFonts w:cs="Calibri"/>
              </w:rPr>
            </w:pPr>
            <w:r w:rsidRPr="00D77186">
              <w:rPr>
                <w:rFonts w:cs="Calibri"/>
              </w:rPr>
              <w:t xml:space="preserve">Strata/SWCQ1.WGS84/SWC_Q1.shp </w:t>
            </w:r>
          </w:p>
        </w:tc>
      </w:tr>
      <w:tr w:rsidR="00D741C0" w:rsidRPr="003628E5" w14:paraId="7F5C3E3A" w14:textId="77777777" w:rsidTr="004E52E0">
        <w:tc>
          <w:tcPr>
            <w:tcW w:w="1985" w:type="dxa"/>
            <w:shd w:val="clear" w:color="auto" w:fill="auto"/>
          </w:tcPr>
          <w:p w14:paraId="54B5E691" w14:textId="77777777" w:rsidR="00D741C0" w:rsidRPr="003628E5" w:rsidRDefault="00D741C0" w:rsidP="004E52E0">
            <w:pPr>
              <w:rPr>
                <w:rFonts w:cs="Calibri"/>
              </w:rPr>
            </w:pPr>
            <w:r w:rsidRPr="003628E5">
              <w:rPr>
                <w:rFonts w:cs="Calibri"/>
              </w:rPr>
              <w:t>CSScoOT4</w:t>
            </w:r>
          </w:p>
        </w:tc>
        <w:tc>
          <w:tcPr>
            <w:tcW w:w="6830" w:type="dxa"/>
            <w:shd w:val="clear" w:color="auto" w:fill="auto"/>
          </w:tcPr>
          <w:p w14:paraId="615B1C5E" w14:textId="77777777" w:rsidR="00D741C0" w:rsidRPr="003628E5" w:rsidRDefault="00D741C0" w:rsidP="004E52E0">
            <w:pPr>
              <w:rPr>
                <w:rFonts w:cs="Calibri"/>
              </w:rPr>
            </w:pPr>
            <w:r w:rsidRPr="00D77186">
              <w:rPr>
                <w:rFonts w:cs="Calibri"/>
              </w:rPr>
              <w:t>Strata/SWCQ4.WGS84/SWC_Q4.shp</w:t>
            </w:r>
          </w:p>
        </w:tc>
      </w:tr>
      <w:tr w:rsidR="00D741C0" w:rsidRPr="003628E5" w14:paraId="199C7C14" w14:textId="77777777" w:rsidTr="004E52E0">
        <w:tc>
          <w:tcPr>
            <w:tcW w:w="1985" w:type="dxa"/>
            <w:shd w:val="clear" w:color="auto" w:fill="auto"/>
          </w:tcPr>
          <w:p w14:paraId="10CC2F7C" w14:textId="77777777" w:rsidR="00D741C0" w:rsidRPr="003628E5" w:rsidRDefault="00D741C0" w:rsidP="004E52E0">
            <w:pPr>
              <w:rPr>
                <w:rFonts w:cs="Calibri"/>
              </w:rPr>
            </w:pPr>
            <w:r w:rsidRPr="003628E5">
              <w:rPr>
                <w:rFonts w:cs="Calibri"/>
              </w:rPr>
              <w:lastRenderedPageBreak/>
              <w:t>WAScoOT3</w:t>
            </w:r>
          </w:p>
        </w:tc>
        <w:tc>
          <w:tcPr>
            <w:tcW w:w="6830" w:type="dxa"/>
            <w:shd w:val="clear" w:color="auto" w:fill="auto"/>
          </w:tcPr>
          <w:p w14:paraId="044657A1" w14:textId="77777777" w:rsidR="00D741C0" w:rsidRPr="003628E5" w:rsidRDefault="00D741C0" w:rsidP="004E52E0">
            <w:pPr>
              <w:rPr>
                <w:rFonts w:cs="Calibri"/>
              </w:rPr>
            </w:pPr>
            <w:r w:rsidRPr="00D40289">
              <w:rPr>
                <w:rFonts w:cs="Calibri"/>
              </w:rPr>
              <w:t>Strata/SWC-RockQ3.WGS84/SWC_Q3.shp</w:t>
            </w:r>
          </w:p>
        </w:tc>
      </w:tr>
      <w:tr w:rsidR="00D741C0" w:rsidRPr="003628E5" w14:paraId="57AC31E8" w14:textId="77777777" w:rsidTr="004E52E0">
        <w:tc>
          <w:tcPr>
            <w:tcW w:w="1985" w:type="dxa"/>
            <w:shd w:val="clear" w:color="auto" w:fill="auto"/>
          </w:tcPr>
          <w:p w14:paraId="2350D4C6" w14:textId="77777777" w:rsidR="00D741C0" w:rsidRPr="003628E5" w:rsidRDefault="00D741C0" w:rsidP="004E52E0">
            <w:pPr>
              <w:rPr>
                <w:rFonts w:cs="Calibri"/>
              </w:rPr>
            </w:pPr>
            <w:r w:rsidRPr="003628E5">
              <w:rPr>
                <w:rFonts w:cs="Calibri"/>
              </w:rPr>
              <w:t>GNSEngBT</w:t>
            </w:r>
            <w:r>
              <w:rPr>
                <w:rFonts w:cs="Calibri"/>
              </w:rPr>
              <w:t>3</w:t>
            </w:r>
          </w:p>
        </w:tc>
        <w:tc>
          <w:tcPr>
            <w:tcW w:w="6830" w:type="dxa"/>
            <w:shd w:val="clear" w:color="auto" w:fill="auto"/>
          </w:tcPr>
          <w:p w14:paraId="6EFF6AAC" w14:textId="77777777" w:rsidR="00D741C0" w:rsidRPr="003628E5" w:rsidRDefault="00D741C0" w:rsidP="004E52E0">
            <w:pPr>
              <w:rPr>
                <w:rFonts w:cs="Calibri"/>
              </w:rPr>
            </w:pPr>
            <w:r w:rsidRPr="003A346C">
              <w:rPr>
                <w:rFonts w:cs="Calibri"/>
              </w:rPr>
              <w:t>Strata/EChanEngBeamSimple/EChanBT3Strata.shp</w:t>
            </w:r>
          </w:p>
        </w:tc>
      </w:tr>
      <w:tr w:rsidR="00D741C0" w:rsidRPr="003628E5" w14:paraId="520B5349" w14:textId="77777777" w:rsidTr="004E52E0">
        <w:tc>
          <w:tcPr>
            <w:tcW w:w="1985" w:type="dxa"/>
            <w:shd w:val="clear" w:color="auto" w:fill="auto"/>
          </w:tcPr>
          <w:p w14:paraId="04038101" w14:textId="77777777" w:rsidR="00D741C0" w:rsidRPr="003628E5" w:rsidRDefault="00D741C0" w:rsidP="004E52E0">
            <w:pPr>
              <w:rPr>
                <w:rFonts w:cs="Calibri"/>
              </w:rPr>
            </w:pPr>
            <w:r w:rsidRPr="003628E5">
              <w:rPr>
                <w:rFonts w:cs="Calibri"/>
              </w:rPr>
              <w:t>GNSFraOT4</w:t>
            </w:r>
          </w:p>
        </w:tc>
        <w:tc>
          <w:tcPr>
            <w:tcW w:w="6830" w:type="dxa"/>
            <w:shd w:val="clear" w:color="auto" w:fill="auto"/>
          </w:tcPr>
          <w:p w14:paraId="1578B02C" w14:textId="77777777" w:rsidR="00D741C0" w:rsidRPr="003628E5" w:rsidRDefault="00D741C0" w:rsidP="004E52E0">
            <w:pPr>
              <w:rPr>
                <w:rFonts w:cs="Calibri"/>
              </w:rPr>
            </w:pPr>
            <w:r w:rsidRPr="003A346C">
              <w:rPr>
                <w:rFonts w:cs="Calibri"/>
              </w:rPr>
              <w:t>Strata/GNSFraOT4/GNSFraOT4.shp</w:t>
            </w:r>
          </w:p>
        </w:tc>
      </w:tr>
      <w:tr w:rsidR="00D741C0" w:rsidRPr="003628E5" w14:paraId="59E73562" w14:textId="77777777" w:rsidTr="004E52E0">
        <w:tc>
          <w:tcPr>
            <w:tcW w:w="1985" w:type="dxa"/>
            <w:shd w:val="clear" w:color="auto" w:fill="auto"/>
          </w:tcPr>
          <w:p w14:paraId="1787066B" w14:textId="77777777" w:rsidR="00D741C0" w:rsidRPr="003628E5" w:rsidRDefault="00D741C0" w:rsidP="004E52E0">
            <w:pPr>
              <w:rPr>
                <w:rFonts w:cs="Calibri"/>
              </w:rPr>
            </w:pPr>
            <w:r w:rsidRPr="003628E5">
              <w:rPr>
                <w:rFonts w:cs="Calibri"/>
              </w:rPr>
              <w:t>GNSIntOT1</w:t>
            </w:r>
          </w:p>
        </w:tc>
        <w:tc>
          <w:tcPr>
            <w:tcW w:w="6830" w:type="dxa"/>
            <w:shd w:val="clear" w:color="auto" w:fill="auto"/>
          </w:tcPr>
          <w:p w14:paraId="320DE3C1" w14:textId="77777777" w:rsidR="00D741C0" w:rsidRPr="003628E5" w:rsidRDefault="00D741C0" w:rsidP="004E52E0">
            <w:pPr>
              <w:rPr>
                <w:rFonts w:cs="Calibri"/>
              </w:rPr>
            </w:pPr>
            <w:r w:rsidRPr="003A346C">
              <w:rPr>
                <w:rFonts w:cs="Calibri"/>
              </w:rPr>
              <w:t>Strata/GNS_rectstrat/GNSIntOT/GNSstrat_Atlantis.shp</w:t>
            </w:r>
          </w:p>
        </w:tc>
      </w:tr>
      <w:tr w:rsidR="00D741C0" w:rsidRPr="003628E5" w14:paraId="1F5067E4" w14:textId="77777777" w:rsidTr="004E52E0">
        <w:tc>
          <w:tcPr>
            <w:tcW w:w="1985" w:type="dxa"/>
            <w:shd w:val="clear" w:color="auto" w:fill="auto"/>
          </w:tcPr>
          <w:p w14:paraId="15F7DB61" w14:textId="77777777" w:rsidR="00D741C0" w:rsidRPr="003628E5" w:rsidRDefault="00D741C0" w:rsidP="004E52E0">
            <w:pPr>
              <w:rPr>
                <w:rFonts w:cs="Calibri"/>
              </w:rPr>
            </w:pPr>
            <w:r w:rsidRPr="003628E5">
              <w:rPr>
                <w:rFonts w:cs="Calibri"/>
              </w:rPr>
              <w:t>GNSIntOT3</w:t>
            </w:r>
          </w:p>
        </w:tc>
        <w:tc>
          <w:tcPr>
            <w:tcW w:w="6830" w:type="dxa"/>
            <w:shd w:val="clear" w:color="auto" w:fill="auto"/>
          </w:tcPr>
          <w:p w14:paraId="60A7C57E" w14:textId="77777777" w:rsidR="00D741C0" w:rsidRPr="003628E5" w:rsidRDefault="00D741C0" w:rsidP="004E52E0">
            <w:pPr>
              <w:rPr>
                <w:rFonts w:cs="Calibri"/>
              </w:rPr>
            </w:pPr>
            <w:r w:rsidRPr="003A346C">
              <w:rPr>
                <w:rFonts w:cs="Calibri"/>
              </w:rPr>
              <w:t>Strata/GNS_rectstrat/GNSIntOT/GNSstrat_Atlantis.shp</w:t>
            </w:r>
          </w:p>
        </w:tc>
      </w:tr>
      <w:tr w:rsidR="00D741C0" w:rsidRPr="003628E5" w14:paraId="60826C79" w14:textId="77777777" w:rsidTr="004E52E0">
        <w:tc>
          <w:tcPr>
            <w:tcW w:w="1985" w:type="dxa"/>
            <w:shd w:val="clear" w:color="auto" w:fill="auto"/>
          </w:tcPr>
          <w:p w14:paraId="6AAE45A1" w14:textId="77777777" w:rsidR="00D741C0" w:rsidRPr="003628E5" w:rsidRDefault="00D741C0" w:rsidP="004E52E0">
            <w:pPr>
              <w:rPr>
                <w:rFonts w:cs="Calibri"/>
              </w:rPr>
            </w:pPr>
            <w:r w:rsidRPr="003628E5">
              <w:rPr>
                <w:rFonts w:cs="Calibri"/>
              </w:rPr>
              <w:t>GNSNetBT3</w:t>
            </w:r>
          </w:p>
        </w:tc>
        <w:tc>
          <w:tcPr>
            <w:tcW w:w="6830" w:type="dxa"/>
            <w:shd w:val="clear" w:color="auto" w:fill="auto"/>
          </w:tcPr>
          <w:p w14:paraId="3AB22D58" w14:textId="77777777" w:rsidR="00D741C0" w:rsidRPr="003628E5" w:rsidRDefault="00D741C0" w:rsidP="004E52E0">
            <w:pPr>
              <w:rPr>
                <w:rFonts w:cs="Calibri"/>
              </w:rPr>
            </w:pPr>
            <w:r w:rsidRPr="003A346C">
              <w:rPr>
                <w:rFonts w:cs="Calibri"/>
              </w:rPr>
              <w:t>Strata/GNS_rectstrat/GNSNetBT3/GNSstrat_Atlantis.shp</w:t>
            </w:r>
          </w:p>
        </w:tc>
      </w:tr>
    </w:tbl>
    <w:p w14:paraId="5613D14F" w14:textId="77777777" w:rsidR="00D741C0" w:rsidRPr="00A0172E" w:rsidRDefault="00D741C0" w:rsidP="000779F8">
      <w:pPr>
        <w:pStyle w:val="NoSpacing"/>
        <w:rPr>
          <w:rFonts w:asciiTheme="majorHAnsi" w:hAnsiTheme="majorHAnsi" w:cstheme="majorHAnsi"/>
          <w:sz w:val="24"/>
          <w:szCs w:val="24"/>
        </w:rPr>
      </w:pPr>
    </w:p>
    <w:p w14:paraId="787AD864" w14:textId="1BCC7D60" w:rsidR="00EE0D01" w:rsidRPr="00A0172E" w:rsidRDefault="00EE0D01" w:rsidP="000779F8">
      <w:pPr>
        <w:pStyle w:val="NoSpacing"/>
        <w:rPr>
          <w:rFonts w:asciiTheme="majorHAnsi" w:hAnsiTheme="majorHAnsi" w:cstheme="majorHAnsi"/>
          <w:sz w:val="24"/>
          <w:szCs w:val="24"/>
        </w:rPr>
      </w:pPr>
    </w:p>
    <w:p w14:paraId="7307C59D" w14:textId="77777777" w:rsidR="00047B5C" w:rsidRPr="00A0172E" w:rsidRDefault="00047B5C" w:rsidP="00047B5C">
      <w:pPr>
        <w:pStyle w:val="NoSpacing"/>
        <w:rPr>
          <w:rFonts w:asciiTheme="majorHAnsi" w:hAnsiTheme="majorHAnsi" w:cstheme="majorHAnsi"/>
          <w:sz w:val="24"/>
          <w:szCs w:val="24"/>
        </w:rPr>
      </w:pPr>
      <w:r w:rsidRPr="00A0172E">
        <w:rPr>
          <w:rFonts w:asciiTheme="majorHAnsi" w:hAnsiTheme="majorHAnsi" w:cstheme="majorHAnsi"/>
          <w:sz w:val="24"/>
          <w:szCs w:val="24"/>
        </w:rPr>
        <w:t xml:space="preserve">The script </w:t>
      </w:r>
      <w:r>
        <w:rPr>
          <w:rFonts w:asciiTheme="majorHAnsi" w:hAnsiTheme="majorHAnsi" w:cstheme="majorHAnsi"/>
          <w:sz w:val="24"/>
          <w:szCs w:val="24"/>
        </w:rPr>
        <w:t>will</w:t>
      </w:r>
      <w:r w:rsidRPr="00A0172E">
        <w:rPr>
          <w:rFonts w:asciiTheme="majorHAnsi" w:hAnsiTheme="majorHAnsi" w:cstheme="majorHAnsi"/>
          <w:sz w:val="24"/>
          <w:szCs w:val="24"/>
        </w:rPr>
        <w:t xml:space="preserve"> </w:t>
      </w:r>
      <w:r>
        <w:rPr>
          <w:rFonts w:asciiTheme="majorHAnsi" w:hAnsiTheme="majorHAnsi" w:cstheme="majorHAnsi"/>
          <w:sz w:val="24"/>
          <w:szCs w:val="24"/>
        </w:rPr>
        <w:t>generate</w:t>
      </w:r>
      <w:r w:rsidRPr="00A0172E">
        <w:rPr>
          <w:rFonts w:asciiTheme="majorHAnsi" w:hAnsiTheme="majorHAnsi" w:cstheme="majorHAnsi"/>
          <w:sz w:val="24"/>
          <w:szCs w:val="24"/>
        </w:rPr>
        <w:t xml:space="preserve"> </w:t>
      </w:r>
      <w:r>
        <w:rPr>
          <w:rFonts w:asciiTheme="majorHAnsi" w:hAnsiTheme="majorHAnsi" w:cstheme="majorHAnsi"/>
          <w:sz w:val="24"/>
          <w:szCs w:val="24"/>
        </w:rPr>
        <w:t xml:space="preserve">multiple </w:t>
      </w:r>
      <w:r w:rsidRPr="00A0172E">
        <w:rPr>
          <w:rFonts w:asciiTheme="majorHAnsi" w:hAnsiTheme="majorHAnsi" w:cstheme="majorHAnsi"/>
          <w:sz w:val="24"/>
          <w:szCs w:val="24"/>
        </w:rPr>
        <w:t>warning messages</w:t>
      </w:r>
      <w:r>
        <w:rPr>
          <w:rFonts w:asciiTheme="majorHAnsi" w:hAnsiTheme="majorHAnsi" w:cstheme="majorHAnsi"/>
          <w:sz w:val="24"/>
          <w:szCs w:val="24"/>
        </w:rPr>
        <w:t>, and prints messages to screen whilst running</w:t>
      </w:r>
      <w:r w:rsidRPr="00A0172E">
        <w:rPr>
          <w:rFonts w:asciiTheme="majorHAnsi" w:hAnsiTheme="majorHAnsi" w:cstheme="majorHAnsi"/>
          <w:sz w:val="24"/>
          <w:szCs w:val="24"/>
        </w:rPr>
        <w:t xml:space="preserve">. </w:t>
      </w:r>
      <w:r>
        <w:rPr>
          <w:rFonts w:asciiTheme="majorHAnsi" w:hAnsiTheme="majorHAnsi" w:cstheme="majorHAnsi"/>
          <w:sz w:val="24"/>
          <w:szCs w:val="24"/>
        </w:rPr>
        <w:t>For example messages in the following style a</w:t>
      </w:r>
      <w:r w:rsidRPr="00A0172E">
        <w:rPr>
          <w:rFonts w:asciiTheme="majorHAnsi" w:hAnsiTheme="majorHAnsi" w:cstheme="majorHAnsi"/>
          <w:sz w:val="24"/>
          <w:szCs w:val="24"/>
        </w:rPr>
        <w:t>re to be expected</w:t>
      </w:r>
      <w:r>
        <w:rPr>
          <w:rFonts w:asciiTheme="majorHAnsi" w:hAnsiTheme="majorHAnsi" w:cstheme="majorHAnsi"/>
          <w:sz w:val="24"/>
          <w:szCs w:val="24"/>
        </w:rPr>
        <w:t>:</w:t>
      </w:r>
    </w:p>
    <w:p w14:paraId="0C350882" w14:textId="55CB0C08" w:rsidR="00047B5C" w:rsidRDefault="00047B5C" w:rsidP="00047B5C">
      <w:pPr>
        <w:pStyle w:val="NoSpacing"/>
        <w:rPr>
          <w:rFonts w:asciiTheme="majorHAnsi" w:hAnsiTheme="majorHAnsi" w:cstheme="majorHAnsi"/>
          <w:sz w:val="24"/>
          <w:szCs w:val="24"/>
        </w:rPr>
      </w:pPr>
    </w:p>
    <w:p w14:paraId="4182A4D8" w14:textId="77777777" w:rsidR="00047B5C" w:rsidRDefault="00047B5C" w:rsidP="00047B5C">
      <w:pPr>
        <w:pStyle w:val="HTMLPreformatted"/>
        <w:shd w:val="clear" w:color="auto" w:fill="FFFFFF"/>
        <w:wordWrap w:val="0"/>
        <w:spacing w:line="225" w:lineRule="atLeast"/>
        <w:rPr>
          <w:rStyle w:val="gnkrckgcasb"/>
          <w:rFonts w:ascii="Lucida Console" w:hAnsi="Lucida Console"/>
          <w:color w:val="C5060B"/>
        </w:rPr>
      </w:pPr>
      <w:r>
        <w:rPr>
          <w:rStyle w:val="gnkrckgcasb"/>
          <w:rFonts w:ascii="Lucida Console" w:hAnsi="Lucida Console"/>
          <w:color w:val="C5060B"/>
        </w:rPr>
        <w:t>Warning message:</w:t>
      </w:r>
    </w:p>
    <w:p w14:paraId="4BFAD6CC" w14:textId="77777777" w:rsidR="00047B5C" w:rsidRDefault="00047B5C" w:rsidP="00047B5C">
      <w:pPr>
        <w:pStyle w:val="HTMLPreformatted"/>
        <w:shd w:val="clear" w:color="auto" w:fill="FFFFFF"/>
        <w:wordWrap w:val="0"/>
        <w:spacing w:line="225" w:lineRule="atLeast"/>
        <w:rPr>
          <w:rFonts w:ascii="Lucida Console" w:hAnsi="Lucida Console"/>
          <w:color w:val="000000"/>
        </w:rPr>
      </w:pPr>
      <w:r>
        <w:rPr>
          <w:rStyle w:val="gnkrckgcasb"/>
          <w:rFonts w:ascii="Lucida Console" w:hAnsi="Lucida Console"/>
          <w:color w:val="C5060B"/>
        </w:rPr>
        <w:t>In memory.limit(size = 4095) : cannot decrease memory limit: ignored</w:t>
      </w:r>
    </w:p>
    <w:p w14:paraId="69996DD7" w14:textId="77777777" w:rsidR="00047B5C" w:rsidRPr="00A0172E" w:rsidRDefault="00047B5C" w:rsidP="00047B5C">
      <w:pPr>
        <w:pStyle w:val="NoSpacing"/>
        <w:rPr>
          <w:rFonts w:asciiTheme="majorHAnsi" w:hAnsiTheme="majorHAnsi" w:cstheme="majorHAnsi"/>
          <w:sz w:val="24"/>
          <w:szCs w:val="24"/>
        </w:rPr>
      </w:pPr>
    </w:p>
    <w:p w14:paraId="6DEF04B8" w14:textId="77777777" w:rsidR="00047B5C" w:rsidRPr="00047B5C" w:rsidRDefault="00047B5C" w:rsidP="0004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GB" w:eastAsia="en-GB" w:bidi="ar-SA"/>
        </w:rPr>
      </w:pPr>
      <w:r w:rsidRPr="00047B5C">
        <w:rPr>
          <w:rFonts w:ascii="Lucida Console" w:eastAsia="Times New Roman" w:hAnsi="Lucida Console" w:cs="Courier New"/>
          <w:color w:val="000000"/>
          <w:sz w:val="20"/>
          <w:szCs w:val="20"/>
          <w:bdr w:val="none" w:sz="0" w:space="0" w:color="auto" w:frame="1"/>
          <w:lang w:val="en-GB" w:eastAsia="en-GB" w:bidi="ar-SA"/>
        </w:rPr>
        <w:t>[1] "BBICPorOT4"</w:t>
      </w:r>
    </w:p>
    <w:p w14:paraId="0594EEB3" w14:textId="77777777" w:rsidR="00047B5C" w:rsidRPr="00047B5C" w:rsidRDefault="00047B5C" w:rsidP="0004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GB" w:eastAsia="en-GB" w:bidi="ar-SA"/>
        </w:rPr>
      </w:pPr>
      <w:r w:rsidRPr="00047B5C">
        <w:rPr>
          <w:rFonts w:ascii="Lucida Console" w:eastAsia="Times New Roman" w:hAnsi="Lucida Console" w:cs="Courier New"/>
          <w:color w:val="000000"/>
          <w:sz w:val="20"/>
          <w:szCs w:val="20"/>
          <w:bdr w:val="none" w:sz="0" w:space="0" w:color="auto" w:frame="1"/>
          <w:lang w:val="en-GB" w:eastAsia="en-GB" w:bidi="ar-SA"/>
        </w:rPr>
        <w:t>[1] 40</w:t>
      </w:r>
    </w:p>
    <w:p w14:paraId="3D95F336" w14:textId="77777777" w:rsidR="00047B5C" w:rsidRPr="00047B5C" w:rsidRDefault="00047B5C" w:rsidP="0004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GB" w:eastAsia="en-GB" w:bidi="ar-SA"/>
        </w:rPr>
      </w:pPr>
      <w:r w:rsidRPr="00047B5C">
        <w:rPr>
          <w:rFonts w:ascii="Lucida Console" w:eastAsia="Times New Roman" w:hAnsi="Lucida Console" w:cs="Courier New"/>
          <w:color w:val="000000"/>
          <w:sz w:val="20"/>
          <w:szCs w:val="20"/>
          <w:bdr w:val="none" w:sz="0" w:space="0" w:color="auto" w:frame="1"/>
          <w:lang w:val="en-GB" w:eastAsia="en-GB" w:bidi="ar-SA"/>
        </w:rPr>
        <w:t>[1] "Excluded strata 17, 21, 37 and 42"</w:t>
      </w:r>
    </w:p>
    <w:p w14:paraId="3CA04292" w14:textId="77777777" w:rsidR="00047B5C" w:rsidRPr="00047B5C" w:rsidRDefault="00047B5C" w:rsidP="0004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GB" w:eastAsia="en-GB" w:bidi="ar-SA"/>
        </w:rPr>
      </w:pPr>
      <w:r w:rsidRPr="00047B5C">
        <w:rPr>
          <w:rFonts w:ascii="Lucida Console" w:eastAsia="Times New Roman" w:hAnsi="Lucida Console" w:cs="Courier New"/>
          <w:color w:val="000000"/>
          <w:sz w:val="20"/>
          <w:szCs w:val="20"/>
          <w:bdr w:val="none" w:sz="0" w:space="0" w:color="auto" w:frame="1"/>
          <w:lang w:val="en-GB" w:eastAsia="en-GB" w:bidi="ar-SA"/>
        </w:rPr>
        <w:t>[1] "Excluded pre 2005 poor sampling"</w:t>
      </w:r>
    </w:p>
    <w:p w14:paraId="6B26C0B7" w14:textId="77777777" w:rsidR="00047B5C" w:rsidRPr="00047B5C" w:rsidRDefault="00047B5C" w:rsidP="0004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GB" w:eastAsia="en-GB" w:bidi="ar-SA"/>
        </w:rPr>
      </w:pPr>
      <w:r w:rsidRPr="00047B5C">
        <w:rPr>
          <w:rFonts w:ascii="Lucida Console" w:eastAsia="Times New Roman" w:hAnsi="Lucida Console" w:cs="Courier New"/>
          <w:color w:val="000000"/>
          <w:sz w:val="20"/>
          <w:szCs w:val="20"/>
          <w:bdr w:val="none" w:sz="0" w:space="0" w:color="auto" w:frame="1"/>
          <w:lang w:val="en-GB" w:eastAsia="en-GB" w:bidi="ar-SA"/>
        </w:rPr>
        <w:t>[1] "Calc Biomass and Indicators"</w:t>
      </w:r>
    </w:p>
    <w:p w14:paraId="48BC18FA" w14:textId="77777777" w:rsidR="00047B5C" w:rsidRPr="00047B5C" w:rsidRDefault="00047B5C" w:rsidP="0004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GB" w:eastAsia="en-GB" w:bidi="ar-SA"/>
        </w:rPr>
      </w:pPr>
      <w:r w:rsidRPr="00047B5C">
        <w:rPr>
          <w:rFonts w:ascii="Lucida Console" w:eastAsia="Times New Roman" w:hAnsi="Lucida Console" w:cs="Courier New"/>
          <w:color w:val="000000"/>
          <w:sz w:val="20"/>
          <w:szCs w:val="20"/>
          <w:bdr w:val="none" w:sz="0" w:space="0" w:color="auto" w:frame="1"/>
          <w:lang w:val="en-GB" w:eastAsia="en-GB" w:bidi="ar-SA"/>
        </w:rPr>
        <w:t>[1] TRUE</w:t>
      </w:r>
    </w:p>
    <w:p w14:paraId="73170942" w14:textId="77777777" w:rsidR="00047B5C" w:rsidRPr="00047B5C" w:rsidRDefault="00047B5C" w:rsidP="00047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GB" w:eastAsia="en-GB" w:bidi="ar-SA"/>
        </w:rPr>
      </w:pPr>
      <w:r w:rsidRPr="00047B5C">
        <w:rPr>
          <w:rFonts w:ascii="Lucida Console" w:eastAsia="Times New Roman" w:hAnsi="Lucida Console" w:cs="Courier New"/>
          <w:color w:val="000000"/>
          <w:sz w:val="20"/>
          <w:szCs w:val="20"/>
          <w:bdr w:val="none" w:sz="0" w:space="0" w:color="auto" w:frame="1"/>
          <w:lang w:val="en-GB" w:eastAsia="en-GB" w:bidi="ar-SA"/>
        </w:rPr>
        <w:t>[1] "survey area not fully covered in 2006" "survey area not fully covered in 2011" "survey area not fully covered in 2014"</w:t>
      </w:r>
    </w:p>
    <w:p w14:paraId="740C0290" w14:textId="77777777" w:rsidR="00047B5C" w:rsidRDefault="00047B5C" w:rsidP="00047B5C">
      <w:pPr>
        <w:pStyle w:val="NoSpacing"/>
        <w:rPr>
          <w:rFonts w:asciiTheme="majorHAnsi" w:hAnsiTheme="majorHAnsi" w:cstheme="majorHAnsi"/>
          <w:sz w:val="24"/>
          <w:szCs w:val="24"/>
        </w:rPr>
      </w:pPr>
    </w:p>
    <w:p w14:paraId="0BCB33EB" w14:textId="466A168F" w:rsidR="00047B5C" w:rsidRDefault="00047B5C" w:rsidP="00047B5C">
      <w:pPr>
        <w:pStyle w:val="NoSpacing"/>
        <w:rPr>
          <w:rFonts w:asciiTheme="majorHAnsi" w:hAnsiTheme="majorHAnsi" w:cstheme="majorHAnsi"/>
          <w:sz w:val="24"/>
          <w:szCs w:val="24"/>
        </w:rPr>
      </w:pPr>
      <w:r>
        <w:rPr>
          <w:rFonts w:asciiTheme="majorHAnsi" w:hAnsiTheme="majorHAnsi" w:cstheme="majorHAnsi"/>
          <w:sz w:val="24"/>
          <w:szCs w:val="24"/>
        </w:rPr>
        <w:t>The script should terminate with warnings of the following style, which have no implication for our results</w:t>
      </w:r>
      <w:bookmarkStart w:id="324" w:name="_Hlk515533873"/>
      <w:r w:rsidR="00097EB8">
        <w:rPr>
          <w:rFonts w:asciiTheme="majorHAnsi" w:hAnsiTheme="majorHAnsi" w:cstheme="majorHAnsi"/>
          <w:sz w:val="24"/>
          <w:szCs w:val="24"/>
        </w:rPr>
        <w:t>, as they relate to a field in the attribute table that is not used</w:t>
      </w:r>
      <w:r w:rsidR="005A478B">
        <w:rPr>
          <w:rFonts w:asciiTheme="majorHAnsi" w:hAnsiTheme="majorHAnsi" w:cstheme="majorHAnsi"/>
          <w:sz w:val="24"/>
          <w:szCs w:val="24"/>
        </w:rPr>
        <w:t xml:space="preserve"> being written at too high a level of precision</w:t>
      </w:r>
      <w:bookmarkEnd w:id="324"/>
      <w:r>
        <w:rPr>
          <w:rFonts w:asciiTheme="majorHAnsi" w:hAnsiTheme="majorHAnsi" w:cstheme="majorHAnsi"/>
          <w:sz w:val="24"/>
          <w:szCs w:val="24"/>
        </w:rPr>
        <w:t>:</w:t>
      </w:r>
    </w:p>
    <w:p w14:paraId="0D937D8A" w14:textId="77777777" w:rsidR="00047B5C" w:rsidRPr="00A0172E" w:rsidRDefault="00047B5C" w:rsidP="00047B5C">
      <w:pPr>
        <w:pStyle w:val="NoSpacing"/>
        <w:rPr>
          <w:rFonts w:asciiTheme="majorHAnsi" w:hAnsiTheme="majorHAnsi" w:cstheme="majorHAnsi"/>
          <w:sz w:val="24"/>
          <w:szCs w:val="24"/>
        </w:rPr>
      </w:pPr>
    </w:p>
    <w:p w14:paraId="6E43CF54" w14:textId="77777777" w:rsidR="00047B5C" w:rsidRPr="000F1DF1" w:rsidRDefault="00047B5C" w:rsidP="00047B5C">
      <w:pPr>
        <w:pStyle w:val="NoSpacing"/>
        <w:numPr>
          <w:ilvl w:val="0"/>
          <w:numId w:val="57"/>
        </w:numPr>
        <w:rPr>
          <w:rFonts w:asciiTheme="majorHAnsi" w:hAnsiTheme="majorHAnsi" w:cstheme="majorHAnsi"/>
          <w:sz w:val="24"/>
          <w:szCs w:val="24"/>
        </w:rPr>
      </w:pPr>
      <w:r w:rsidRPr="000F1DF1">
        <w:rPr>
          <w:rFonts w:asciiTheme="majorHAnsi" w:hAnsiTheme="majorHAnsi" w:cstheme="majorHAnsi"/>
          <w:sz w:val="24"/>
          <w:szCs w:val="24"/>
        </w:rPr>
        <w:t>Warning 1: Value 1213861204.57999992 of field Area of feature 0 not successfully written. Possibly due to too larger number with respect to field width</w:t>
      </w:r>
    </w:p>
    <w:p w14:paraId="3A75AC32" w14:textId="77777777" w:rsidR="00047B5C" w:rsidRPr="000F1DF1" w:rsidRDefault="00047B5C" w:rsidP="00047B5C">
      <w:pPr>
        <w:pStyle w:val="NoSpacing"/>
        <w:numPr>
          <w:ilvl w:val="0"/>
          <w:numId w:val="57"/>
        </w:numPr>
        <w:rPr>
          <w:rFonts w:asciiTheme="majorHAnsi" w:hAnsiTheme="majorHAnsi" w:cstheme="majorHAnsi"/>
          <w:sz w:val="24"/>
          <w:szCs w:val="24"/>
        </w:rPr>
      </w:pPr>
      <w:r w:rsidRPr="000F1DF1">
        <w:rPr>
          <w:rFonts w:asciiTheme="majorHAnsi" w:hAnsiTheme="majorHAnsi" w:cstheme="majorHAnsi"/>
          <w:sz w:val="24"/>
          <w:szCs w:val="24"/>
        </w:rPr>
        <w:t>Warning 1: Value 7096037414.77999973 of field Area of feature 1 not successfully written. Possibly due to too larger number with respect to field width</w:t>
      </w:r>
    </w:p>
    <w:p w14:paraId="4F5BDC8B" w14:textId="77777777" w:rsidR="00047B5C" w:rsidRPr="000F1DF1" w:rsidRDefault="00047B5C" w:rsidP="00047B5C">
      <w:pPr>
        <w:pStyle w:val="NoSpacing"/>
        <w:numPr>
          <w:ilvl w:val="0"/>
          <w:numId w:val="57"/>
        </w:numPr>
        <w:rPr>
          <w:rFonts w:asciiTheme="majorHAnsi" w:hAnsiTheme="majorHAnsi" w:cstheme="majorHAnsi"/>
          <w:sz w:val="24"/>
          <w:szCs w:val="24"/>
        </w:rPr>
      </w:pPr>
      <w:r w:rsidRPr="000F1DF1">
        <w:rPr>
          <w:rFonts w:asciiTheme="majorHAnsi" w:hAnsiTheme="majorHAnsi" w:cstheme="majorHAnsi"/>
          <w:sz w:val="24"/>
          <w:szCs w:val="24"/>
        </w:rPr>
        <w:t>Warning 1: Value 6999741325.40999985 of field Area of feature 2 not successfully written. Possibly due to too larger number with respect to field width</w:t>
      </w:r>
    </w:p>
    <w:p w14:paraId="1228AD4C" w14:textId="77777777" w:rsidR="00047B5C" w:rsidRPr="000F1DF1" w:rsidRDefault="00047B5C" w:rsidP="00047B5C">
      <w:pPr>
        <w:pStyle w:val="NoSpacing"/>
        <w:numPr>
          <w:ilvl w:val="0"/>
          <w:numId w:val="57"/>
        </w:numPr>
        <w:rPr>
          <w:rFonts w:asciiTheme="majorHAnsi" w:hAnsiTheme="majorHAnsi" w:cstheme="majorHAnsi"/>
          <w:sz w:val="24"/>
          <w:szCs w:val="24"/>
        </w:rPr>
      </w:pPr>
      <w:r w:rsidRPr="000F1DF1">
        <w:rPr>
          <w:rFonts w:asciiTheme="majorHAnsi" w:hAnsiTheme="majorHAnsi" w:cstheme="majorHAnsi"/>
          <w:sz w:val="24"/>
          <w:szCs w:val="24"/>
        </w:rPr>
        <w:t>Warning 1: Value 6384097342.47000027 of field Area of feature 3 not successfully written. Possibly due to too larger number with respect to field width</w:t>
      </w:r>
    </w:p>
    <w:p w14:paraId="3D8CE632" w14:textId="77777777" w:rsidR="00047B5C" w:rsidRDefault="00047B5C" w:rsidP="00047B5C">
      <w:pPr>
        <w:pStyle w:val="NoSpacing"/>
        <w:numPr>
          <w:ilvl w:val="0"/>
          <w:numId w:val="57"/>
        </w:numPr>
        <w:rPr>
          <w:rFonts w:asciiTheme="majorHAnsi" w:hAnsiTheme="majorHAnsi" w:cstheme="majorHAnsi"/>
          <w:sz w:val="24"/>
          <w:szCs w:val="24"/>
        </w:rPr>
      </w:pPr>
      <w:r w:rsidRPr="000F1DF1">
        <w:rPr>
          <w:rFonts w:asciiTheme="majorHAnsi" w:hAnsiTheme="majorHAnsi" w:cstheme="majorHAnsi"/>
          <w:sz w:val="24"/>
          <w:szCs w:val="24"/>
        </w:rPr>
        <w:t>There were 48 warnings (use warnings() to see them)</w:t>
      </w:r>
    </w:p>
    <w:p w14:paraId="137FB543" w14:textId="62875A32" w:rsidR="000F1DF1" w:rsidRDefault="000F1DF1" w:rsidP="000F1DF1">
      <w:pPr>
        <w:pStyle w:val="NoSpacing"/>
        <w:ind w:left="720"/>
        <w:rPr>
          <w:rFonts w:asciiTheme="majorHAnsi" w:hAnsiTheme="majorHAnsi" w:cstheme="majorHAnsi"/>
          <w:sz w:val="24"/>
          <w:szCs w:val="24"/>
        </w:rPr>
      </w:pPr>
    </w:p>
    <w:p w14:paraId="2D9332BC" w14:textId="511AC510" w:rsidR="003E5783" w:rsidRDefault="003E5783" w:rsidP="003E5783">
      <w:pPr>
        <w:spacing w:after="160" w:line="240" w:lineRule="auto"/>
        <w:rPr>
          <w:rFonts w:asciiTheme="majorHAnsi" w:hAnsiTheme="majorHAnsi" w:cstheme="majorHAnsi"/>
          <w:sz w:val="24"/>
          <w:szCs w:val="24"/>
        </w:rPr>
      </w:pPr>
      <w:r w:rsidRPr="003E5783">
        <w:rPr>
          <w:rFonts w:asciiTheme="majorHAnsi" w:hAnsiTheme="majorHAnsi" w:cstheme="majorHAnsi"/>
          <w:sz w:val="24"/>
          <w:szCs w:val="24"/>
        </w:rPr>
        <w:t>If the</w:t>
      </w:r>
      <w:r>
        <w:rPr>
          <w:rFonts w:asciiTheme="majorHAnsi" w:hAnsiTheme="majorHAnsi" w:cstheme="majorHAnsi"/>
          <w:sz w:val="24"/>
          <w:szCs w:val="24"/>
        </w:rPr>
        <w:t xml:space="preserve"> user has requested to p</w:t>
      </w:r>
      <w:r w:rsidRPr="003E5783">
        <w:rPr>
          <w:rFonts w:asciiTheme="majorHAnsi" w:hAnsiTheme="majorHAnsi" w:cstheme="majorHAnsi"/>
          <w:sz w:val="24"/>
          <w:szCs w:val="24"/>
        </w:rPr>
        <w:t>roduce</w:t>
      </w:r>
      <w:r w:rsidR="0021305F">
        <w:rPr>
          <w:rFonts w:asciiTheme="majorHAnsi" w:hAnsiTheme="majorHAnsi" w:cstheme="majorHAnsi"/>
          <w:sz w:val="24"/>
          <w:szCs w:val="24"/>
        </w:rPr>
        <w:t xml:space="preserve"> a</w:t>
      </w:r>
      <w:r w:rsidRPr="003E5783">
        <w:rPr>
          <w:rFonts w:asciiTheme="majorHAnsi" w:hAnsiTheme="majorHAnsi" w:cstheme="majorHAnsi"/>
          <w:sz w:val="24"/>
          <w:szCs w:val="24"/>
        </w:rPr>
        <w:t xml:space="preserve"> table output of the number of samples used in each assessment</w:t>
      </w:r>
      <w:r>
        <w:rPr>
          <w:rFonts w:asciiTheme="majorHAnsi" w:hAnsiTheme="majorHAnsi" w:cstheme="majorHAnsi"/>
          <w:sz w:val="24"/>
          <w:szCs w:val="24"/>
        </w:rPr>
        <w:t xml:space="preserve"> (Boolean=y), then tables</w:t>
      </w:r>
      <w:r w:rsidR="00AC6D54">
        <w:rPr>
          <w:rFonts w:asciiTheme="majorHAnsi" w:hAnsiTheme="majorHAnsi" w:cstheme="majorHAnsi"/>
          <w:sz w:val="24"/>
          <w:szCs w:val="24"/>
        </w:rPr>
        <w:t xml:space="preserve"> in the style of table b</w:t>
      </w:r>
      <w:r>
        <w:rPr>
          <w:rFonts w:asciiTheme="majorHAnsi" w:hAnsiTheme="majorHAnsi" w:cstheme="majorHAnsi"/>
          <w:sz w:val="24"/>
          <w:szCs w:val="24"/>
        </w:rPr>
        <w:t xml:space="preserve"> </w:t>
      </w:r>
      <w:r w:rsidR="005C148B">
        <w:rPr>
          <w:rFonts w:asciiTheme="majorHAnsi" w:hAnsiTheme="majorHAnsi" w:cstheme="majorHAnsi"/>
          <w:sz w:val="24"/>
          <w:szCs w:val="24"/>
        </w:rPr>
        <w:t xml:space="preserve">in the outputs section </w:t>
      </w:r>
      <w:r>
        <w:rPr>
          <w:rFonts w:asciiTheme="majorHAnsi" w:hAnsiTheme="majorHAnsi" w:cstheme="majorHAnsi"/>
          <w:sz w:val="24"/>
          <w:szCs w:val="24"/>
        </w:rPr>
        <w:t xml:space="preserve">should be </w:t>
      </w:r>
      <w:r w:rsidR="00D81CC7">
        <w:rPr>
          <w:rFonts w:asciiTheme="majorHAnsi" w:hAnsiTheme="majorHAnsi" w:cstheme="majorHAnsi"/>
          <w:sz w:val="24"/>
          <w:szCs w:val="24"/>
        </w:rPr>
        <w:t xml:space="preserve">presented </w:t>
      </w:r>
      <w:r w:rsidR="005C148B">
        <w:rPr>
          <w:rFonts w:asciiTheme="majorHAnsi" w:hAnsiTheme="majorHAnsi" w:cstheme="majorHAnsi"/>
          <w:sz w:val="24"/>
          <w:szCs w:val="24"/>
        </w:rPr>
        <w:t>to the user. These</w:t>
      </w:r>
      <w:r w:rsidR="00D81CC7">
        <w:rPr>
          <w:rFonts w:asciiTheme="majorHAnsi" w:hAnsiTheme="majorHAnsi" w:cstheme="majorHAnsi"/>
          <w:sz w:val="24"/>
          <w:szCs w:val="24"/>
        </w:rPr>
        <w:t xml:space="preserve"> tables </w:t>
      </w:r>
      <w:r w:rsidR="005C148B">
        <w:rPr>
          <w:rFonts w:asciiTheme="majorHAnsi" w:hAnsiTheme="majorHAnsi" w:cstheme="majorHAnsi"/>
          <w:sz w:val="24"/>
          <w:szCs w:val="24"/>
        </w:rPr>
        <w:t xml:space="preserve">are found in the </w:t>
      </w:r>
      <w:r w:rsidR="00E65409">
        <w:rPr>
          <w:rFonts w:asciiTheme="majorHAnsi" w:hAnsiTheme="majorHAnsi" w:cstheme="majorHAnsi"/>
          <w:sz w:val="24"/>
          <w:szCs w:val="24"/>
        </w:rPr>
        <w:t>LFI</w:t>
      </w:r>
      <w:r w:rsidR="005C148B">
        <w:rPr>
          <w:rFonts w:asciiTheme="majorHAnsi" w:hAnsiTheme="majorHAnsi" w:cstheme="majorHAnsi"/>
          <w:sz w:val="24"/>
          <w:szCs w:val="24"/>
        </w:rPr>
        <w:t xml:space="preserve">/Outputs folder after running the script, and </w:t>
      </w:r>
      <w:r w:rsidR="00D81CC7">
        <w:rPr>
          <w:rFonts w:asciiTheme="majorHAnsi" w:hAnsiTheme="majorHAnsi" w:cstheme="majorHAnsi"/>
          <w:sz w:val="24"/>
          <w:szCs w:val="24"/>
        </w:rPr>
        <w:t>gi</w:t>
      </w:r>
      <w:r w:rsidR="005C148B">
        <w:rPr>
          <w:rFonts w:asciiTheme="majorHAnsi" w:hAnsiTheme="majorHAnsi" w:cstheme="majorHAnsi"/>
          <w:sz w:val="24"/>
          <w:szCs w:val="24"/>
        </w:rPr>
        <w:t>ve</w:t>
      </w:r>
      <w:r w:rsidR="00D81CC7">
        <w:rPr>
          <w:rFonts w:asciiTheme="majorHAnsi" w:hAnsiTheme="majorHAnsi" w:cstheme="majorHAnsi"/>
          <w:sz w:val="24"/>
          <w:szCs w:val="24"/>
        </w:rPr>
        <w:t xml:space="preserve"> the number of hauls made by subdivision,</w:t>
      </w:r>
      <w:r w:rsidR="005C148B">
        <w:rPr>
          <w:rFonts w:asciiTheme="majorHAnsi" w:hAnsiTheme="majorHAnsi" w:cstheme="majorHAnsi"/>
          <w:sz w:val="24"/>
          <w:szCs w:val="24"/>
        </w:rPr>
        <w:t xml:space="preserve"> </w:t>
      </w:r>
      <w:r w:rsidR="00D81CC7">
        <w:rPr>
          <w:rFonts w:asciiTheme="majorHAnsi" w:hAnsiTheme="majorHAnsi" w:cstheme="majorHAnsi"/>
          <w:sz w:val="24"/>
          <w:szCs w:val="24"/>
        </w:rPr>
        <w:t>indicated by the suffix</w:t>
      </w:r>
      <w:r w:rsidR="00D31E5D">
        <w:rPr>
          <w:rFonts w:asciiTheme="majorHAnsi" w:hAnsiTheme="majorHAnsi" w:cstheme="majorHAnsi"/>
          <w:sz w:val="24"/>
          <w:szCs w:val="24"/>
        </w:rPr>
        <w:t>:</w:t>
      </w:r>
    </w:p>
    <w:p w14:paraId="3E5BE06A" w14:textId="122BE771" w:rsidR="00D31E5D" w:rsidRDefault="00D31E5D" w:rsidP="003E5783">
      <w:pPr>
        <w:spacing w:after="160" w:line="240" w:lineRule="auto"/>
        <w:rPr>
          <w:rFonts w:asciiTheme="majorHAnsi" w:hAnsiTheme="majorHAnsi" w:cstheme="majorHAnsi"/>
          <w:sz w:val="24"/>
          <w:szCs w:val="24"/>
        </w:rPr>
      </w:pPr>
      <w:r>
        <w:rPr>
          <w:rFonts w:asciiTheme="majorHAnsi" w:hAnsiTheme="majorHAnsi" w:cstheme="majorHAnsi"/>
          <w:sz w:val="24"/>
          <w:szCs w:val="24"/>
        </w:rPr>
        <w:t>“</w:t>
      </w:r>
      <w:r w:rsidRPr="00D31E5D">
        <w:rPr>
          <w:rFonts w:asciiTheme="majorHAnsi" w:hAnsiTheme="majorHAnsi" w:cstheme="majorHAnsi"/>
          <w:sz w:val="24"/>
          <w:szCs w:val="24"/>
        </w:rPr>
        <w:t>numhaulsBYsubdiv</w:t>
      </w:r>
      <w:r w:rsidR="007127B9">
        <w:rPr>
          <w:rFonts w:asciiTheme="majorHAnsi" w:hAnsiTheme="majorHAnsi" w:cstheme="majorHAnsi"/>
          <w:sz w:val="24"/>
          <w:szCs w:val="24"/>
        </w:rPr>
        <w:t>.csv</w:t>
      </w:r>
      <w:r>
        <w:rPr>
          <w:rFonts w:asciiTheme="majorHAnsi" w:hAnsiTheme="majorHAnsi" w:cstheme="majorHAnsi"/>
          <w:sz w:val="24"/>
          <w:szCs w:val="24"/>
        </w:rPr>
        <w:t>”</w:t>
      </w:r>
    </w:p>
    <w:p w14:paraId="5CCD8AB7" w14:textId="1AF43B3F" w:rsidR="007D7CC0" w:rsidRPr="005C148B" w:rsidRDefault="005C148B" w:rsidP="005C148B">
      <w:pPr>
        <w:spacing w:after="160" w:line="240" w:lineRule="auto"/>
        <w:rPr>
          <w:rFonts w:asciiTheme="majorHAnsi" w:hAnsiTheme="majorHAnsi" w:cstheme="majorHAnsi"/>
          <w:sz w:val="24"/>
          <w:szCs w:val="24"/>
        </w:rPr>
      </w:pPr>
      <w:r>
        <w:rPr>
          <w:rFonts w:asciiTheme="majorHAnsi" w:hAnsiTheme="majorHAnsi" w:cstheme="majorHAnsi"/>
          <w:sz w:val="24"/>
          <w:szCs w:val="24"/>
        </w:rPr>
        <w:t>where the prefix is the survey acronym given in table a.</w:t>
      </w:r>
    </w:p>
    <w:p w14:paraId="02375BB9" w14:textId="62A275C0" w:rsidR="004A0B4A" w:rsidRDefault="0075593C" w:rsidP="0075593C">
      <w:pPr>
        <w:spacing w:after="160" w:line="240" w:lineRule="auto"/>
        <w:rPr>
          <w:rFonts w:asciiTheme="majorHAnsi" w:hAnsiTheme="majorHAnsi" w:cstheme="majorHAnsi"/>
          <w:sz w:val="24"/>
          <w:szCs w:val="24"/>
        </w:rPr>
      </w:pPr>
      <w:r w:rsidRPr="0075593C">
        <w:rPr>
          <w:rFonts w:asciiTheme="majorHAnsi" w:hAnsiTheme="majorHAnsi" w:cstheme="majorHAnsi"/>
          <w:sz w:val="24"/>
          <w:szCs w:val="24"/>
        </w:rPr>
        <w:lastRenderedPageBreak/>
        <w:t>If the user has requested to produce</w:t>
      </w:r>
      <w:r w:rsidR="00760795" w:rsidRPr="00760795">
        <w:rPr>
          <w:rFonts w:asciiTheme="majorHAnsi" w:hAnsiTheme="majorHAnsi" w:cstheme="majorHAnsi"/>
          <w:sz w:val="24"/>
          <w:szCs w:val="24"/>
        </w:rPr>
        <w:t xml:space="preserve"> time series </w:t>
      </w:r>
      <w:r w:rsidR="00453144">
        <w:rPr>
          <w:rFonts w:asciiTheme="majorHAnsi" w:hAnsiTheme="majorHAnsi" w:cstheme="majorHAnsi"/>
          <w:sz w:val="24"/>
          <w:szCs w:val="24"/>
        </w:rPr>
        <w:t>figures</w:t>
      </w:r>
      <w:r w:rsidR="00760795" w:rsidRPr="00760795">
        <w:rPr>
          <w:rFonts w:asciiTheme="majorHAnsi" w:hAnsiTheme="majorHAnsi" w:cstheme="majorHAnsi"/>
          <w:sz w:val="24"/>
          <w:szCs w:val="24"/>
        </w:rPr>
        <w:t xml:space="preserve"> by survey </w:t>
      </w:r>
      <w:r w:rsidRPr="0075593C">
        <w:rPr>
          <w:rFonts w:asciiTheme="majorHAnsi" w:hAnsiTheme="majorHAnsi" w:cstheme="majorHAnsi"/>
          <w:sz w:val="24"/>
          <w:szCs w:val="24"/>
        </w:rPr>
        <w:t>(extended results</w:t>
      </w:r>
      <w:r w:rsidR="004A0B4A">
        <w:rPr>
          <w:rFonts w:asciiTheme="majorHAnsi" w:hAnsiTheme="majorHAnsi" w:cstheme="majorHAnsi"/>
          <w:sz w:val="24"/>
          <w:szCs w:val="24"/>
        </w:rPr>
        <w:t xml:space="preserve">) (Boolean=y), then figures </w:t>
      </w:r>
      <w:r w:rsidR="00AC6D54">
        <w:rPr>
          <w:rFonts w:asciiTheme="majorHAnsi" w:hAnsiTheme="majorHAnsi" w:cstheme="majorHAnsi"/>
          <w:sz w:val="24"/>
          <w:szCs w:val="24"/>
        </w:rPr>
        <w:t>in the style of figure s</w:t>
      </w:r>
      <w:r w:rsidR="007127B9">
        <w:rPr>
          <w:rFonts w:asciiTheme="majorHAnsi" w:hAnsiTheme="majorHAnsi" w:cstheme="majorHAnsi"/>
          <w:sz w:val="24"/>
          <w:szCs w:val="24"/>
        </w:rPr>
        <w:t xml:space="preserve"> should be presented to the user. These figures are found in the </w:t>
      </w:r>
      <w:r w:rsidR="00E65409">
        <w:rPr>
          <w:rFonts w:asciiTheme="majorHAnsi" w:hAnsiTheme="majorHAnsi" w:cstheme="majorHAnsi"/>
          <w:sz w:val="24"/>
          <w:szCs w:val="24"/>
        </w:rPr>
        <w:t>LFI</w:t>
      </w:r>
      <w:r w:rsidR="007127B9">
        <w:rPr>
          <w:rFonts w:asciiTheme="majorHAnsi" w:hAnsiTheme="majorHAnsi" w:cstheme="majorHAnsi"/>
          <w:sz w:val="24"/>
          <w:szCs w:val="24"/>
        </w:rPr>
        <w:t xml:space="preserve">/Outputs folder after running the script and plot the change in </w:t>
      </w:r>
      <w:r w:rsidR="009C149B">
        <w:rPr>
          <w:rFonts w:asciiTheme="majorHAnsi" w:hAnsiTheme="majorHAnsi" w:cstheme="majorHAnsi"/>
          <w:sz w:val="24"/>
          <w:szCs w:val="24"/>
        </w:rPr>
        <w:t>LFI</w:t>
      </w:r>
      <w:r w:rsidR="007127B9">
        <w:rPr>
          <w:rFonts w:asciiTheme="majorHAnsi" w:hAnsiTheme="majorHAnsi" w:cstheme="majorHAnsi"/>
          <w:sz w:val="24"/>
          <w:szCs w:val="24"/>
        </w:rPr>
        <w:t xml:space="preserve"> over the timeseries, indicated by the suffix</w:t>
      </w:r>
      <w:r w:rsidR="004E7283">
        <w:rPr>
          <w:rFonts w:asciiTheme="majorHAnsi" w:hAnsiTheme="majorHAnsi" w:cstheme="majorHAnsi"/>
          <w:sz w:val="24"/>
          <w:szCs w:val="24"/>
        </w:rPr>
        <w:t>es</w:t>
      </w:r>
      <w:r w:rsidR="007127B9">
        <w:rPr>
          <w:rFonts w:asciiTheme="majorHAnsi" w:hAnsiTheme="majorHAnsi" w:cstheme="majorHAnsi"/>
          <w:sz w:val="24"/>
          <w:szCs w:val="24"/>
        </w:rPr>
        <w:t>:</w:t>
      </w:r>
    </w:p>
    <w:p w14:paraId="0D8C3C17" w14:textId="77777777" w:rsidR="002B4AAF" w:rsidRPr="002B4AAF" w:rsidRDefault="002B4AAF" w:rsidP="0075593C">
      <w:pPr>
        <w:spacing w:after="160" w:line="240" w:lineRule="auto"/>
      </w:pPr>
    </w:p>
    <w:p w14:paraId="58C10282" w14:textId="08737F8D" w:rsidR="007127B9" w:rsidRPr="007127B9" w:rsidRDefault="007127B9" w:rsidP="007127B9">
      <w:pPr>
        <w:spacing w:after="160" w:line="240" w:lineRule="auto"/>
        <w:rPr>
          <w:rFonts w:asciiTheme="majorHAnsi" w:hAnsiTheme="majorHAnsi" w:cstheme="majorHAnsi"/>
          <w:sz w:val="24"/>
          <w:szCs w:val="24"/>
        </w:rPr>
      </w:pPr>
      <w:r>
        <w:rPr>
          <w:rFonts w:asciiTheme="majorHAnsi" w:hAnsiTheme="majorHAnsi" w:cstheme="majorHAnsi"/>
          <w:sz w:val="24"/>
          <w:szCs w:val="24"/>
        </w:rPr>
        <w:t>“DEM_</w:t>
      </w:r>
      <w:r w:rsidR="00E65409">
        <w:rPr>
          <w:rFonts w:asciiTheme="majorHAnsi" w:hAnsiTheme="majorHAnsi" w:cstheme="majorHAnsi"/>
          <w:sz w:val="24"/>
          <w:szCs w:val="24"/>
        </w:rPr>
        <w:t>LFI</w:t>
      </w:r>
      <w:r w:rsidRPr="007127B9">
        <w:rPr>
          <w:rFonts w:asciiTheme="majorHAnsi" w:hAnsiTheme="majorHAnsi" w:cstheme="majorHAnsi"/>
          <w:sz w:val="24"/>
          <w:szCs w:val="24"/>
        </w:rPr>
        <w:t>_LVL2017</w:t>
      </w:r>
      <w:r>
        <w:rPr>
          <w:rFonts w:asciiTheme="majorHAnsi" w:hAnsiTheme="majorHAnsi" w:cstheme="majorHAnsi"/>
          <w:sz w:val="24"/>
          <w:szCs w:val="24"/>
        </w:rPr>
        <w:t>.bmp”</w:t>
      </w:r>
    </w:p>
    <w:p w14:paraId="7F8A088B" w14:textId="22B7B295" w:rsidR="007127B9" w:rsidRPr="007127B9" w:rsidRDefault="007127B9" w:rsidP="007127B9">
      <w:pPr>
        <w:spacing w:after="160" w:line="240" w:lineRule="auto"/>
        <w:rPr>
          <w:rFonts w:asciiTheme="majorHAnsi" w:hAnsiTheme="majorHAnsi" w:cstheme="majorHAnsi"/>
          <w:sz w:val="24"/>
          <w:szCs w:val="24"/>
        </w:rPr>
      </w:pPr>
      <w:r>
        <w:rPr>
          <w:rFonts w:asciiTheme="majorHAnsi" w:hAnsiTheme="majorHAnsi" w:cstheme="majorHAnsi"/>
          <w:sz w:val="24"/>
          <w:szCs w:val="24"/>
        </w:rPr>
        <w:t>“PEL_</w:t>
      </w:r>
      <w:r w:rsidR="00E65409">
        <w:rPr>
          <w:rFonts w:asciiTheme="majorHAnsi" w:hAnsiTheme="majorHAnsi" w:cstheme="majorHAnsi"/>
          <w:sz w:val="24"/>
          <w:szCs w:val="24"/>
        </w:rPr>
        <w:t>LFI</w:t>
      </w:r>
      <w:r w:rsidRPr="007127B9">
        <w:rPr>
          <w:rFonts w:asciiTheme="majorHAnsi" w:hAnsiTheme="majorHAnsi" w:cstheme="majorHAnsi"/>
          <w:sz w:val="24"/>
          <w:szCs w:val="24"/>
        </w:rPr>
        <w:t>_LVL2017</w:t>
      </w:r>
      <w:r>
        <w:rPr>
          <w:rFonts w:asciiTheme="majorHAnsi" w:hAnsiTheme="majorHAnsi" w:cstheme="majorHAnsi"/>
          <w:sz w:val="24"/>
          <w:szCs w:val="24"/>
        </w:rPr>
        <w:t>.bmp”</w:t>
      </w:r>
    </w:p>
    <w:p w14:paraId="6F1F24F7" w14:textId="33C43189" w:rsidR="00AC6D54" w:rsidRDefault="004E7283" w:rsidP="007127B9">
      <w:pPr>
        <w:spacing w:after="160" w:line="240" w:lineRule="auto"/>
        <w:rPr>
          <w:rFonts w:asciiTheme="majorHAnsi" w:hAnsiTheme="majorHAnsi" w:cstheme="majorHAnsi"/>
          <w:sz w:val="24"/>
          <w:szCs w:val="24"/>
        </w:rPr>
      </w:pPr>
      <w:r>
        <w:rPr>
          <w:rFonts w:asciiTheme="majorHAnsi" w:hAnsiTheme="majorHAnsi" w:cstheme="majorHAnsi"/>
          <w:sz w:val="24"/>
          <w:szCs w:val="24"/>
        </w:rPr>
        <w:t xml:space="preserve">Note there are two suffixes beginning DEM and PEL, referring to demersal and pelagic. </w:t>
      </w:r>
      <w:r w:rsidR="00AC6D54">
        <w:rPr>
          <w:rFonts w:asciiTheme="majorHAnsi" w:hAnsiTheme="majorHAnsi" w:cstheme="majorHAnsi"/>
          <w:sz w:val="24"/>
          <w:szCs w:val="24"/>
        </w:rPr>
        <w:t>For the purposes of this tool, only the files with the DEM (demersal species) suffix are to be used.</w:t>
      </w:r>
    </w:p>
    <w:p w14:paraId="1972EA6E" w14:textId="1FD5501E" w:rsidR="00D825DA" w:rsidRDefault="00D825DA" w:rsidP="007127B9">
      <w:pPr>
        <w:spacing w:after="160" w:line="240" w:lineRule="auto"/>
        <w:rPr>
          <w:rFonts w:asciiTheme="majorHAnsi" w:hAnsiTheme="majorHAnsi" w:cstheme="majorHAnsi"/>
          <w:sz w:val="24"/>
          <w:szCs w:val="24"/>
          <w:highlight w:val="yellow"/>
        </w:rPr>
      </w:pPr>
      <w:bookmarkStart w:id="325" w:name="_Hlk515094910"/>
      <w:r w:rsidRPr="00A20E02">
        <w:rPr>
          <w:rFonts w:asciiTheme="majorHAnsi" w:hAnsiTheme="majorHAnsi" w:cstheme="majorHAnsi"/>
          <w:sz w:val="24"/>
          <w:szCs w:val="24"/>
          <w:highlight w:val="yellow"/>
        </w:rPr>
        <w:t xml:space="preserve">It </w:t>
      </w:r>
      <w:r w:rsidR="00DA30C9" w:rsidRPr="00A20E02">
        <w:rPr>
          <w:rFonts w:asciiTheme="majorHAnsi" w:hAnsiTheme="majorHAnsi" w:cstheme="majorHAnsi"/>
          <w:sz w:val="24"/>
          <w:szCs w:val="24"/>
          <w:highlight w:val="yellow"/>
        </w:rPr>
        <w:t>would</w:t>
      </w:r>
      <w:r w:rsidRPr="00A20E02">
        <w:rPr>
          <w:rFonts w:asciiTheme="majorHAnsi" w:hAnsiTheme="majorHAnsi" w:cstheme="majorHAnsi"/>
          <w:sz w:val="24"/>
          <w:szCs w:val="24"/>
          <w:highlight w:val="yellow"/>
        </w:rPr>
        <w:t xml:space="preserve"> be </w:t>
      </w:r>
      <w:r w:rsidR="00DA30C9" w:rsidRPr="00A20E02">
        <w:rPr>
          <w:rFonts w:asciiTheme="majorHAnsi" w:hAnsiTheme="majorHAnsi" w:cstheme="majorHAnsi"/>
          <w:sz w:val="24"/>
          <w:szCs w:val="24"/>
          <w:highlight w:val="yellow"/>
        </w:rPr>
        <w:t xml:space="preserve">preferable </w:t>
      </w:r>
      <w:r w:rsidRPr="00A20E02">
        <w:rPr>
          <w:rFonts w:asciiTheme="majorHAnsi" w:hAnsiTheme="majorHAnsi" w:cstheme="majorHAnsi"/>
          <w:sz w:val="24"/>
          <w:szCs w:val="24"/>
          <w:highlight w:val="yellow"/>
        </w:rPr>
        <w:t xml:space="preserve">to plot </w:t>
      </w:r>
      <w:r w:rsidR="00AC6D54" w:rsidRPr="00A20E02">
        <w:rPr>
          <w:rFonts w:asciiTheme="majorHAnsi" w:hAnsiTheme="majorHAnsi" w:cstheme="majorHAnsi"/>
          <w:sz w:val="24"/>
          <w:szCs w:val="24"/>
          <w:highlight w:val="yellow"/>
        </w:rPr>
        <w:t>graphs in the style of figure s</w:t>
      </w:r>
      <w:r w:rsidR="00DA30C9" w:rsidRPr="00A20E02">
        <w:rPr>
          <w:rFonts w:asciiTheme="majorHAnsi" w:hAnsiTheme="majorHAnsi" w:cstheme="majorHAnsi"/>
          <w:sz w:val="24"/>
          <w:szCs w:val="24"/>
          <w:highlight w:val="yellow"/>
        </w:rPr>
        <w:t xml:space="preserve"> by</w:t>
      </w:r>
      <w:r w:rsidRPr="00A20E02">
        <w:rPr>
          <w:rFonts w:asciiTheme="majorHAnsi" w:hAnsiTheme="majorHAnsi" w:cstheme="majorHAnsi"/>
          <w:sz w:val="24"/>
          <w:szCs w:val="24"/>
          <w:highlight w:val="yellow"/>
        </w:rPr>
        <w:t xml:space="preserve"> using the component values that are used to create them</w:t>
      </w:r>
      <w:r w:rsidR="00DA30C9" w:rsidRPr="00A20E02">
        <w:rPr>
          <w:rFonts w:asciiTheme="majorHAnsi" w:hAnsiTheme="majorHAnsi" w:cstheme="majorHAnsi"/>
          <w:sz w:val="24"/>
          <w:szCs w:val="24"/>
          <w:highlight w:val="yellow"/>
        </w:rPr>
        <w:t>,</w:t>
      </w:r>
      <w:r w:rsidRPr="00A20E02">
        <w:rPr>
          <w:rFonts w:asciiTheme="majorHAnsi" w:hAnsiTheme="majorHAnsi" w:cstheme="majorHAnsi"/>
          <w:sz w:val="24"/>
          <w:szCs w:val="24"/>
          <w:highlight w:val="yellow"/>
        </w:rPr>
        <w:t xml:space="preserve"> rather than displaying the bmp files. The values used to create these graphs, such as the individual points in the graphs, line of best fit and confidence intervals are indicated for each region of each survey in a separate file</w:t>
      </w:r>
      <w:r w:rsidR="00577419" w:rsidRPr="00A20E02">
        <w:rPr>
          <w:rFonts w:asciiTheme="majorHAnsi" w:hAnsiTheme="majorHAnsi" w:cstheme="majorHAnsi"/>
          <w:sz w:val="24"/>
          <w:szCs w:val="24"/>
          <w:highlight w:val="yellow"/>
        </w:rPr>
        <w:t xml:space="preserve"> as per the figures, but</w:t>
      </w:r>
      <w:r w:rsidRPr="00A20E02">
        <w:rPr>
          <w:rFonts w:asciiTheme="majorHAnsi" w:hAnsiTheme="majorHAnsi" w:cstheme="majorHAnsi"/>
          <w:sz w:val="24"/>
          <w:szCs w:val="24"/>
          <w:highlight w:val="yellow"/>
        </w:rPr>
        <w:t xml:space="preserve"> with the suffix “__plotvals</w:t>
      </w:r>
      <w:r w:rsidR="00577419" w:rsidRPr="00A20E02">
        <w:rPr>
          <w:rFonts w:asciiTheme="majorHAnsi" w:hAnsiTheme="majorHAnsi" w:cstheme="majorHAnsi"/>
          <w:sz w:val="24"/>
          <w:szCs w:val="24"/>
          <w:highlight w:val="yellow"/>
        </w:rPr>
        <w:t>.csv</w:t>
      </w:r>
      <w:r w:rsidRPr="00A20E02">
        <w:rPr>
          <w:rFonts w:asciiTheme="majorHAnsi" w:hAnsiTheme="majorHAnsi" w:cstheme="majorHAnsi"/>
          <w:sz w:val="24"/>
          <w:szCs w:val="24"/>
          <w:highlight w:val="yellow"/>
        </w:rPr>
        <w:t>”.</w:t>
      </w:r>
    </w:p>
    <w:p w14:paraId="556F50FC" w14:textId="2967BA3A" w:rsidR="00510947" w:rsidRDefault="00510947" w:rsidP="007127B9">
      <w:pPr>
        <w:spacing w:after="160" w:line="240" w:lineRule="auto"/>
        <w:rPr>
          <w:rFonts w:asciiTheme="majorHAnsi" w:hAnsiTheme="majorHAnsi" w:cstheme="majorHAnsi"/>
          <w:sz w:val="24"/>
          <w:szCs w:val="24"/>
        </w:rPr>
      </w:pPr>
      <w:r>
        <w:rPr>
          <w:rFonts w:asciiTheme="majorHAnsi" w:hAnsiTheme="majorHAnsi" w:cstheme="majorHAnsi"/>
          <w:sz w:val="24"/>
          <w:szCs w:val="24"/>
        </w:rPr>
        <w:t xml:space="preserve">The results from the breakpoint analysis should also be plotted </w:t>
      </w:r>
      <w:r w:rsidR="00D00374">
        <w:rPr>
          <w:rFonts w:asciiTheme="majorHAnsi" w:hAnsiTheme="majorHAnsi" w:cstheme="majorHAnsi"/>
          <w:sz w:val="24"/>
          <w:szCs w:val="24"/>
        </w:rPr>
        <w:t>o</w:t>
      </w:r>
      <w:r>
        <w:rPr>
          <w:rFonts w:asciiTheme="majorHAnsi" w:hAnsiTheme="majorHAnsi" w:cstheme="majorHAnsi"/>
          <w:sz w:val="24"/>
          <w:szCs w:val="24"/>
        </w:rPr>
        <w:t>n figure s</w:t>
      </w:r>
      <w:r w:rsidR="00452BE6">
        <w:rPr>
          <w:rFonts w:asciiTheme="majorHAnsi" w:hAnsiTheme="majorHAnsi" w:cstheme="majorHAnsi"/>
          <w:sz w:val="24"/>
          <w:szCs w:val="24"/>
        </w:rPr>
        <w:t xml:space="preserve">, as is done </w:t>
      </w:r>
      <w:del w:id="326" w:author="Joseph Ribeiro (Cefas)" w:date="2018-09-26T15:08:00Z">
        <w:r w:rsidR="00452BE6" w:rsidDel="00897EC9">
          <w:rPr>
            <w:rFonts w:asciiTheme="majorHAnsi" w:hAnsiTheme="majorHAnsi" w:cstheme="majorHAnsi"/>
            <w:sz w:val="24"/>
            <w:szCs w:val="24"/>
          </w:rPr>
          <w:delText>in figure s</w:delText>
        </w:r>
      </w:del>
      <w:ins w:id="327" w:author="Joseph Ribeiro (Cefas)" w:date="2018-09-26T15:08:00Z">
        <w:r w:rsidR="00897EC9">
          <w:rPr>
            <w:rFonts w:asciiTheme="majorHAnsi" w:hAnsiTheme="majorHAnsi" w:cstheme="majorHAnsi"/>
            <w:sz w:val="24"/>
            <w:szCs w:val="24"/>
          </w:rPr>
          <w:t>in the .bmp files</w:t>
        </w:r>
      </w:ins>
      <w:bookmarkStart w:id="328" w:name="_GoBack"/>
      <w:bookmarkEnd w:id="328"/>
      <w:r w:rsidR="001D31FA">
        <w:rPr>
          <w:rFonts w:asciiTheme="majorHAnsi" w:hAnsiTheme="majorHAnsi" w:cstheme="majorHAnsi"/>
          <w:sz w:val="24"/>
          <w:szCs w:val="24"/>
        </w:rPr>
        <w:t>. Again these can be found in</w:t>
      </w:r>
      <w:r w:rsidR="001D31FA" w:rsidRPr="001D31FA">
        <w:t xml:space="preserve"> </w:t>
      </w:r>
      <w:r w:rsidR="001D31FA" w:rsidRPr="001D31FA">
        <w:rPr>
          <w:rFonts w:asciiTheme="majorHAnsi" w:hAnsiTheme="majorHAnsi" w:cstheme="majorHAnsi"/>
          <w:sz w:val="24"/>
          <w:szCs w:val="24"/>
        </w:rPr>
        <w:t>a separate file as per the figures, but with the suffix “__</w:t>
      </w:r>
      <w:r w:rsidR="001D31FA">
        <w:rPr>
          <w:rFonts w:asciiTheme="majorHAnsi" w:hAnsiTheme="majorHAnsi" w:cstheme="majorHAnsi"/>
          <w:sz w:val="24"/>
          <w:szCs w:val="24"/>
        </w:rPr>
        <w:t>breakpoint</w:t>
      </w:r>
      <w:r w:rsidR="001D31FA" w:rsidRPr="001D31FA">
        <w:rPr>
          <w:rFonts w:asciiTheme="majorHAnsi" w:hAnsiTheme="majorHAnsi" w:cstheme="majorHAnsi"/>
          <w:sz w:val="24"/>
          <w:szCs w:val="24"/>
        </w:rPr>
        <w:t>.csv”</w:t>
      </w:r>
      <w:r>
        <w:rPr>
          <w:rFonts w:asciiTheme="majorHAnsi" w:hAnsiTheme="majorHAnsi" w:cstheme="majorHAnsi"/>
          <w:sz w:val="24"/>
          <w:szCs w:val="24"/>
        </w:rPr>
        <w:t xml:space="preserve"> </w:t>
      </w:r>
      <w:r w:rsidR="001D31FA">
        <w:rPr>
          <w:rFonts w:asciiTheme="majorHAnsi" w:hAnsiTheme="majorHAnsi" w:cstheme="majorHAnsi"/>
          <w:sz w:val="24"/>
          <w:szCs w:val="24"/>
        </w:rPr>
        <w:t xml:space="preserve">and should be plotted </w:t>
      </w:r>
      <w:r>
        <w:rPr>
          <w:rFonts w:asciiTheme="majorHAnsi" w:hAnsiTheme="majorHAnsi" w:cstheme="majorHAnsi"/>
          <w:sz w:val="24"/>
          <w:szCs w:val="24"/>
        </w:rPr>
        <w:t>with a dashed line</w:t>
      </w:r>
      <w:r w:rsidR="001D31FA">
        <w:rPr>
          <w:rFonts w:asciiTheme="majorHAnsi" w:hAnsiTheme="majorHAnsi" w:cstheme="majorHAnsi"/>
          <w:sz w:val="24"/>
          <w:szCs w:val="24"/>
        </w:rPr>
        <w:t xml:space="preserve"> given by the X and Y values of year_X and Breakpoint_Y, and the colour of column ‘Colour’.</w:t>
      </w:r>
    </w:p>
    <w:bookmarkEnd w:id="325"/>
    <w:p w14:paraId="1968C95B" w14:textId="640164F9" w:rsidR="005B51E6" w:rsidRPr="00A0172E" w:rsidRDefault="005B51E6" w:rsidP="005B51E6">
      <w:pPr>
        <w:pStyle w:val="ListParagraph"/>
        <w:spacing w:after="160" w:line="240" w:lineRule="auto"/>
        <w:rPr>
          <w:rFonts w:asciiTheme="majorHAnsi" w:hAnsiTheme="majorHAnsi" w:cstheme="majorHAnsi"/>
          <w:sz w:val="24"/>
          <w:szCs w:val="24"/>
          <w:highlight w:val="yellow"/>
        </w:rPr>
      </w:pPr>
    </w:p>
    <w:p w14:paraId="248B9826" w14:textId="1A58AEAB" w:rsidR="005B51E6" w:rsidRPr="00A0172E" w:rsidRDefault="005B51E6" w:rsidP="005B51E6">
      <w:pPr>
        <w:pStyle w:val="ListParagraph"/>
        <w:spacing w:after="160" w:line="240" w:lineRule="auto"/>
        <w:rPr>
          <w:rFonts w:asciiTheme="majorHAnsi" w:hAnsiTheme="majorHAnsi" w:cstheme="majorHAnsi"/>
          <w:sz w:val="24"/>
          <w:szCs w:val="24"/>
          <w:highlight w:val="yellow"/>
        </w:rPr>
      </w:pPr>
    </w:p>
    <w:p w14:paraId="573186D3" w14:textId="220E290B" w:rsidR="005B51E6" w:rsidRPr="00A0172E" w:rsidRDefault="005B51E6" w:rsidP="005B51E6">
      <w:pPr>
        <w:pStyle w:val="ListParagraph"/>
        <w:spacing w:after="160" w:line="240" w:lineRule="auto"/>
        <w:rPr>
          <w:rFonts w:asciiTheme="majorHAnsi" w:hAnsiTheme="majorHAnsi" w:cstheme="majorHAnsi"/>
          <w:sz w:val="24"/>
          <w:szCs w:val="24"/>
          <w:highlight w:val="yellow"/>
        </w:rPr>
      </w:pPr>
    </w:p>
    <w:p w14:paraId="14493D0D" w14:textId="58B7DC16" w:rsidR="005B51E6" w:rsidRPr="00A0172E" w:rsidRDefault="005B51E6" w:rsidP="005B51E6">
      <w:pPr>
        <w:pStyle w:val="ListParagraph"/>
        <w:spacing w:after="160" w:line="240" w:lineRule="auto"/>
        <w:rPr>
          <w:rFonts w:asciiTheme="majorHAnsi" w:hAnsiTheme="majorHAnsi" w:cstheme="majorHAnsi"/>
          <w:sz w:val="24"/>
          <w:szCs w:val="24"/>
          <w:highlight w:val="yellow"/>
        </w:rPr>
      </w:pPr>
    </w:p>
    <w:p w14:paraId="208312F5" w14:textId="5F7B081C" w:rsidR="005B51E6" w:rsidRPr="00A0172E" w:rsidRDefault="005B51E6" w:rsidP="005B51E6">
      <w:pPr>
        <w:pStyle w:val="ListParagraph"/>
        <w:spacing w:after="160" w:line="240" w:lineRule="auto"/>
        <w:rPr>
          <w:rFonts w:asciiTheme="majorHAnsi" w:hAnsiTheme="majorHAnsi" w:cstheme="majorHAnsi"/>
          <w:sz w:val="24"/>
          <w:szCs w:val="24"/>
          <w:highlight w:val="yellow"/>
        </w:rPr>
      </w:pPr>
    </w:p>
    <w:p w14:paraId="0DF3027A" w14:textId="3EB2AFCD" w:rsidR="005B51E6" w:rsidRPr="00A0172E" w:rsidRDefault="005B51E6" w:rsidP="005B51E6">
      <w:pPr>
        <w:pStyle w:val="ListParagraph"/>
        <w:spacing w:after="160" w:line="240" w:lineRule="auto"/>
        <w:rPr>
          <w:rFonts w:asciiTheme="majorHAnsi" w:hAnsiTheme="majorHAnsi" w:cstheme="majorHAnsi"/>
          <w:sz w:val="24"/>
          <w:szCs w:val="24"/>
          <w:highlight w:val="yellow"/>
        </w:rPr>
      </w:pPr>
    </w:p>
    <w:p w14:paraId="680F2F20" w14:textId="298FCECB" w:rsidR="005B51E6" w:rsidRPr="00A0172E" w:rsidRDefault="005B51E6" w:rsidP="005B51E6">
      <w:pPr>
        <w:pStyle w:val="ListParagraph"/>
        <w:spacing w:after="160" w:line="240" w:lineRule="auto"/>
        <w:rPr>
          <w:rFonts w:asciiTheme="majorHAnsi" w:hAnsiTheme="majorHAnsi" w:cstheme="majorHAnsi"/>
          <w:sz w:val="24"/>
          <w:szCs w:val="24"/>
          <w:highlight w:val="yellow"/>
        </w:rPr>
      </w:pPr>
    </w:p>
    <w:p w14:paraId="0CFD185E" w14:textId="649C80B9" w:rsidR="005B51E6" w:rsidRPr="00A0172E" w:rsidRDefault="005B51E6" w:rsidP="005B51E6">
      <w:pPr>
        <w:pStyle w:val="ListParagraph"/>
        <w:spacing w:after="160" w:line="240" w:lineRule="auto"/>
        <w:rPr>
          <w:rFonts w:asciiTheme="majorHAnsi" w:hAnsiTheme="majorHAnsi" w:cstheme="majorHAnsi"/>
          <w:sz w:val="24"/>
          <w:szCs w:val="24"/>
          <w:highlight w:val="yellow"/>
        </w:rPr>
      </w:pPr>
    </w:p>
    <w:p w14:paraId="63032A59" w14:textId="7E89185F" w:rsidR="005B51E6" w:rsidRDefault="005B51E6" w:rsidP="005B51E6">
      <w:pPr>
        <w:pStyle w:val="ListParagraph"/>
        <w:spacing w:after="160" w:line="240" w:lineRule="auto"/>
        <w:rPr>
          <w:rFonts w:asciiTheme="majorHAnsi" w:hAnsiTheme="majorHAnsi" w:cstheme="majorHAnsi"/>
          <w:sz w:val="24"/>
          <w:szCs w:val="24"/>
          <w:highlight w:val="yellow"/>
        </w:rPr>
      </w:pPr>
    </w:p>
    <w:p w14:paraId="6C78EAE5" w14:textId="75D85317" w:rsidR="00BE7666" w:rsidRDefault="00BE7666" w:rsidP="005B51E6">
      <w:pPr>
        <w:pStyle w:val="ListParagraph"/>
        <w:spacing w:after="160" w:line="240" w:lineRule="auto"/>
        <w:rPr>
          <w:rFonts w:asciiTheme="majorHAnsi" w:hAnsiTheme="majorHAnsi" w:cstheme="majorHAnsi"/>
          <w:sz w:val="24"/>
          <w:szCs w:val="24"/>
          <w:highlight w:val="yellow"/>
        </w:rPr>
      </w:pPr>
    </w:p>
    <w:p w14:paraId="06F89BF6" w14:textId="0A83D090" w:rsidR="00BE7666" w:rsidRDefault="00BE7666" w:rsidP="005B51E6">
      <w:pPr>
        <w:pStyle w:val="ListParagraph"/>
        <w:spacing w:after="160" w:line="240" w:lineRule="auto"/>
        <w:rPr>
          <w:rFonts w:asciiTheme="majorHAnsi" w:hAnsiTheme="majorHAnsi" w:cstheme="majorHAnsi"/>
          <w:sz w:val="24"/>
          <w:szCs w:val="24"/>
          <w:highlight w:val="yellow"/>
        </w:rPr>
      </w:pPr>
    </w:p>
    <w:p w14:paraId="045F0087" w14:textId="77777777" w:rsidR="009C149B" w:rsidRDefault="009C149B" w:rsidP="005B51E6">
      <w:pPr>
        <w:pStyle w:val="ListParagraph"/>
        <w:spacing w:after="160" w:line="240" w:lineRule="auto"/>
        <w:rPr>
          <w:rFonts w:asciiTheme="majorHAnsi" w:hAnsiTheme="majorHAnsi" w:cstheme="majorHAnsi"/>
          <w:sz w:val="24"/>
          <w:szCs w:val="24"/>
          <w:highlight w:val="yellow"/>
        </w:rPr>
        <w:sectPr w:rsidR="009C149B" w:rsidSect="009C149B">
          <w:headerReference w:type="default" r:id="rId13"/>
          <w:footerReference w:type="default" r:id="rId14"/>
          <w:headerReference w:type="first" r:id="rId15"/>
          <w:footerReference w:type="first" r:id="rId16"/>
          <w:pgSz w:w="11906" w:h="16838" w:code="9"/>
          <w:pgMar w:top="1440" w:right="1440" w:bottom="1440" w:left="1440" w:header="720" w:footer="567" w:gutter="0"/>
          <w:pgNumType w:start="1"/>
          <w:cols w:space="720"/>
          <w:titlePg/>
          <w:docGrid w:linePitch="299"/>
        </w:sectPr>
      </w:pPr>
    </w:p>
    <w:p w14:paraId="163E5150" w14:textId="77777777" w:rsidR="006C70BE" w:rsidRPr="00FA4A37" w:rsidRDefault="006C70BE" w:rsidP="006C70BE">
      <w:pPr>
        <w:spacing w:after="160" w:line="259" w:lineRule="auto"/>
        <w:jc w:val="center"/>
        <w:rPr>
          <w:rFonts w:asciiTheme="majorHAnsi" w:hAnsiTheme="majorHAnsi" w:cstheme="majorHAnsi"/>
          <w:b/>
          <w:sz w:val="24"/>
          <w:szCs w:val="24"/>
        </w:rPr>
      </w:pPr>
      <w:bookmarkStart w:id="329" w:name="_Hlk515095117"/>
      <w:bookmarkEnd w:id="311"/>
      <w:r w:rsidRPr="00FA4A37">
        <w:rPr>
          <w:rFonts w:asciiTheme="majorHAnsi" w:hAnsiTheme="majorHAnsi" w:cstheme="majorHAnsi"/>
          <w:b/>
          <w:sz w:val="24"/>
          <w:szCs w:val="24"/>
        </w:rPr>
        <w:lastRenderedPageBreak/>
        <w:t>OUTPUTS</w:t>
      </w:r>
    </w:p>
    <w:p w14:paraId="6FC239EF" w14:textId="77777777" w:rsidR="006C70BE" w:rsidRPr="00FA4A37" w:rsidRDefault="006C70BE" w:rsidP="006C70BE">
      <w:pPr>
        <w:spacing w:after="160" w:line="259" w:lineRule="auto"/>
        <w:rPr>
          <w:rFonts w:asciiTheme="majorHAnsi" w:hAnsiTheme="majorHAnsi" w:cstheme="majorHAnsi"/>
          <w:sz w:val="24"/>
          <w:szCs w:val="24"/>
        </w:rPr>
      </w:pPr>
      <w:r>
        <w:rPr>
          <w:rFonts w:asciiTheme="majorHAnsi" w:hAnsiTheme="majorHAnsi" w:cstheme="majorHAnsi"/>
          <w:b/>
          <w:sz w:val="24"/>
          <w:szCs w:val="24"/>
          <w:u w:val="single"/>
        </w:rPr>
        <w:t xml:space="preserve">Note for all outputs </w:t>
      </w:r>
      <w:r>
        <w:rPr>
          <w:rFonts w:asciiTheme="majorHAnsi" w:hAnsiTheme="majorHAnsi" w:cstheme="majorHAnsi"/>
          <w:sz w:val="24"/>
          <w:szCs w:val="24"/>
        </w:rPr>
        <w:t xml:space="preserve">– Results for the </w:t>
      </w:r>
      <w:r w:rsidRPr="00B7132B">
        <w:rPr>
          <w:rFonts w:asciiTheme="majorHAnsi" w:eastAsia="Times New Roman" w:hAnsiTheme="majorHAnsi" w:cstheme="majorHAnsi"/>
          <w:sz w:val="24"/>
          <w:szCs w:val="24"/>
        </w:rPr>
        <w:t>CSFraOT4</w:t>
      </w:r>
      <w:r>
        <w:rPr>
          <w:rFonts w:asciiTheme="majorHAnsi" w:eastAsia="Times New Roman" w:hAnsiTheme="majorHAnsi" w:cstheme="majorHAnsi"/>
          <w:sz w:val="24"/>
          <w:szCs w:val="24"/>
        </w:rPr>
        <w:t xml:space="preserve"> survey should only be plotted or presented to the user if the user is using the private (password protected) version of the tool. The </w:t>
      </w:r>
      <w:r w:rsidRPr="00B7132B">
        <w:rPr>
          <w:rFonts w:asciiTheme="majorHAnsi" w:eastAsia="Times New Roman" w:hAnsiTheme="majorHAnsi" w:cstheme="majorHAnsi"/>
          <w:sz w:val="24"/>
          <w:szCs w:val="24"/>
        </w:rPr>
        <w:t>CSFraOT4</w:t>
      </w:r>
      <w:r>
        <w:rPr>
          <w:rFonts w:asciiTheme="majorHAnsi" w:eastAsia="Times New Roman" w:hAnsiTheme="majorHAnsi" w:cstheme="majorHAnsi"/>
          <w:sz w:val="24"/>
          <w:szCs w:val="24"/>
        </w:rPr>
        <w:t xml:space="preserve"> results shapefile and any other results should be omitted for the public tool.</w:t>
      </w:r>
    </w:p>
    <w:p w14:paraId="093577CB" w14:textId="77777777" w:rsidR="006C70BE" w:rsidRPr="00A0172E" w:rsidRDefault="006C70BE" w:rsidP="006C70BE">
      <w:pPr>
        <w:spacing w:after="160" w:line="259" w:lineRule="auto"/>
        <w:rPr>
          <w:rFonts w:asciiTheme="majorHAnsi" w:hAnsiTheme="majorHAnsi" w:cstheme="majorHAnsi"/>
          <w:b/>
          <w:sz w:val="24"/>
          <w:szCs w:val="24"/>
          <w:u w:val="single"/>
        </w:rPr>
      </w:pPr>
      <w:r>
        <w:rPr>
          <w:rFonts w:asciiTheme="majorHAnsi" w:hAnsiTheme="majorHAnsi" w:cstheme="majorHAnsi"/>
          <w:b/>
          <w:sz w:val="24"/>
          <w:szCs w:val="24"/>
          <w:u w:val="single"/>
        </w:rPr>
        <w:t xml:space="preserve">Map </w:t>
      </w:r>
      <w:r w:rsidRPr="00A0172E">
        <w:rPr>
          <w:rFonts w:asciiTheme="majorHAnsi" w:hAnsiTheme="majorHAnsi" w:cstheme="majorHAnsi"/>
          <w:b/>
          <w:sz w:val="24"/>
          <w:szCs w:val="24"/>
          <w:u w:val="single"/>
        </w:rPr>
        <w:t>outputs</w:t>
      </w:r>
    </w:p>
    <w:p w14:paraId="7AFF8F5F" w14:textId="1D1CC615" w:rsidR="00021B73" w:rsidRDefault="00021B73" w:rsidP="00021B73">
      <w:pP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By default, </w:t>
      </w:r>
      <w:r w:rsidRPr="00FB06C9">
        <w:rPr>
          <w:rFonts w:asciiTheme="majorHAnsi" w:eastAsia="Times New Roman" w:hAnsiTheme="majorHAnsi" w:cstheme="majorHAnsi"/>
          <w:sz w:val="24"/>
          <w:szCs w:val="24"/>
        </w:rPr>
        <w:fldChar w:fldCharType="begin"/>
      </w:r>
      <w:r w:rsidRPr="00FB06C9">
        <w:rPr>
          <w:rFonts w:asciiTheme="majorHAnsi" w:eastAsia="Times New Roman" w:hAnsiTheme="majorHAnsi" w:cstheme="majorHAnsi"/>
          <w:sz w:val="24"/>
          <w:szCs w:val="24"/>
        </w:rPr>
        <w:instrText xml:space="preserve"> REF _Ref511034110 \h  \* MERGEFORMAT </w:instrText>
      </w:r>
      <w:r w:rsidRPr="00FB06C9">
        <w:rPr>
          <w:rFonts w:asciiTheme="majorHAnsi" w:eastAsia="Times New Roman" w:hAnsiTheme="majorHAnsi" w:cstheme="majorHAnsi"/>
          <w:sz w:val="24"/>
          <w:szCs w:val="24"/>
        </w:rPr>
      </w:r>
      <w:r w:rsidRPr="00FB06C9">
        <w:rPr>
          <w:rFonts w:asciiTheme="majorHAnsi" w:eastAsia="Times New Roman" w:hAnsiTheme="majorHAnsi" w:cstheme="majorHAnsi"/>
          <w:sz w:val="24"/>
          <w:szCs w:val="24"/>
        </w:rPr>
        <w:fldChar w:fldCharType="separate"/>
      </w:r>
      <w:r w:rsidRPr="00FB06C9">
        <w:rPr>
          <w:rFonts w:asciiTheme="majorHAnsi" w:hAnsiTheme="majorHAnsi" w:cstheme="majorHAnsi"/>
          <w:sz w:val="24"/>
          <w:szCs w:val="24"/>
        </w:rPr>
        <w:t xml:space="preserve">Figure </w:t>
      </w:r>
      <w:r w:rsidRPr="00FB06C9">
        <w:rPr>
          <w:rFonts w:asciiTheme="majorHAnsi" w:hAnsiTheme="majorHAnsi" w:cstheme="majorHAnsi"/>
          <w:noProof/>
          <w:sz w:val="24"/>
          <w:szCs w:val="24"/>
        </w:rPr>
        <w:t>1</w:t>
      </w:r>
      <w:r w:rsidRPr="00FB06C9">
        <w:rPr>
          <w:rFonts w:asciiTheme="majorHAnsi" w:eastAsia="Times New Roman" w:hAnsiTheme="majorHAnsi" w:cstheme="majorHAnsi"/>
          <w:sz w:val="24"/>
          <w:szCs w:val="24"/>
        </w:rPr>
        <w:fldChar w:fldCharType="end"/>
      </w:r>
      <w:r>
        <w:rPr>
          <w:rFonts w:asciiTheme="majorHAnsi" w:eastAsia="Times New Roman" w:hAnsiTheme="majorHAnsi" w:cstheme="majorHAnsi"/>
          <w:sz w:val="24"/>
          <w:szCs w:val="24"/>
        </w:rPr>
        <w:t xml:space="preserve"> </w:t>
      </w:r>
      <w:r w:rsidRPr="00A0172E">
        <w:rPr>
          <w:rFonts w:asciiTheme="majorHAnsi" w:eastAsia="Times New Roman" w:hAnsiTheme="majorHAnsi" w:cstheme="majorHAnsi"/>
          <w:sz w:val="24"/>
          <w:szCs w:val="24"/>
        </w:rPr>
        <w:t xml:space="preserve">should always be output to the user if they have requested the tool to map </w:t>
      </w:r>
      <w:r>
        <w:rPr>
          <w:rFonts w:asciiTheme="majorHAnsi" w:eastAsia="Times New Roman" w:hAnsiTheme="majorHAnsi" w:cstheme="majorHAnsi"/>
          <w:sz w:val="24"/>
          <w:szCs w:val="24"/>
        </w:rPr>
        <w:t xml:space="preserve">trend </w:t>
      </w:r>
      <w:r w:rsidRPr="00A0172E">
        <w:rPr>
          <w:rFonts w:asciiTheme="majorHAnsi" w:eastAsia="Times New Roman" w:hAnsiTheme="majorHAnsi" w:cstheme="majorHAnsi"/>
          <w:sz w:val="24"/>
          <w:szCs w:val="24"/>
        </w:rPr>
        <w:t xml:space="preserve">results (Boolean = y) and </w:t>
      </w:r>
      <w:r>
        <w:rPr>
          <w:rFonts w:asciiTheme="majorHAnsi" w:eastAsia="Times New Roman" w:hAnsiTheme="majorHAnsi" w:cstheme="majorHAnsi"/>
          <w:sz w:val="24"/>
          <w:szCs w:val="24"/>
        </w:rPr>
        <w:t>both regions have</w:t>
      </w:r>
      <w:r w:rsidRPr="00A0172E">
        <w:rPr>
          <w:rFonts w:asciiTheme="majorHAnsi" w:eastAsia="Times New Roman" w:hAnsiTheme="majorHAnsi" w:cstheme="majorHAnsi"/>
          <w:sz w:val="24"/>
          <w:szCs w:val="24"/>
        </w:rPr>
        <w:t xml:space="preserve"> been selected (Celtic Sea and Atlantic or North Sea </w:t>
      </w:r>
      <w:r>
        <w:rPr>
          <w:rFonts w:asciiTheme="majorHAnsi" w:eastAsia="Times New Roman" w:hAnsiTheme="majorHAnsi" w:cstheme="majorHAnsi"/>
          <w:sz w:val="24"/>
          <w:szCs w:val="24"/>
        </w:rPr>
        <w:t>surveys</w:t>
      </w:r>
      <w:r w:rsidRPr="00A0172E">
        <w:rPr>
          <w:rFonts w:asciiTheme="majorHAnsi" w:eastAsia="Times New Roman" w:hAnsiTheme="majorHAnsi" w:cstheme="majorHAnsi"/>
          <w:sz w:val="24"/>
          <w:szCs w:val="24"/>
        </w:rPr>
        <w:t xml:space="preserve">). </w:t>
      </w:r>
      <w:bookmarkStart w:id="330" w:name="_Hlk515528694"/>
      <w:r>
        <w:rPr>
          <w:rFonts w:asciiTheme="majorHAnsi" w:eastAsia="Times New Roman" w:hAnsiTheme="majorHAnsi" w:cstheme="majorHAnsi"/>
          <w:sz w:val="24"/>
          <w:szCs w:val="24"/>
        </w:rPr>
        <w:t xml:space="preserve">The colour coding and shading should be similar to below, </w:t>
      </w:r>
      <w:r w:rsidR="000D1D92">
        <w:rPr>
          <w:rFonts w:asciiTheme="majorHAnsi" w:eastAsia="Times New Roman" w:hAnsiTheme="majorHAnsi" w:cstheme="majorHAnsi"/>
          <w:sz w:val="24"/>
          <w:szCs w:val="24"/>
        </w:rPr>
        <w:t>which is similar to the current colour scheme scheme used for the LFI indicator in the CEFMAT tool. A</w:t>
      </w:r>
      <w:r>
        <w:rPr>
          <w:rFonts w:asciiTheme="majorHAnsi" w:eastAsia="Times New Roman" w:hAnsiTheme="majorHAnsi" w:cstheme="majorHAnsi"/>
          <w:sz w:val="24"/>
          <w:szCs w:val="24"/>
        </w:rPr>
        <w:t xml:space="preserve"> more aesthetically </w:t>
      </w:r>
      <w:bookmarkEnd w:id="330"/>
      <w:r>
        <w:rPr>
          <w:rFonts w:asciiTheme="majorHAnsi" w:eastAsia="Times New Roman" w:hAnsiTheme="majorHAnsi" w:cstheme="majorHAnsi"/>
          <w:sz w:val="24"/>
          <w:szCs w:val="24"/>
        </w:rPr>
        <w:t>pleasing colour-blind friendly colour scheme could also be considered if this is keeping in theme with other fish stock assessments. The shapefiles for this figure should be output in LFI</w:t>
      </w:r>
      <w:r w:rsidRPr="000236DA">
        <w:rPr>
          <w:rFonts w:asciiTheme="majorHAnsi" w:eastAsia="Times New Roman" w:hAnsiTheme="majorHAnsi" w:cstheme="majorHAnsi"/>
          <w:sz w:val="24"/>
          <w:szCs w:val="24"/>
        </w:rPr>
        <w:t>\Outputs\</w:t>
      </w:r>
      <w:r>
        <w:rPr>
          <w:rFonts w:asciiTheme="majorHAnsi" w:eastAsia="Times New Roman" w:hAnsiTheme="majorHAnsi" w:cstheme="majorHAnsi"/>
          <w:sz w:val="24"/>
          <w:szCs w:val="24"/>
        </w:rPr>
        <w:t xml:space="preserve"> with the format SURVEY_SPECIES_results.shp, for example </w:t>
      </w:r>
      <w:r w:rsidRPr="00B7132B">
        <w:rPr>
          <w:rFonts w:asciiTheme="majorHAnsi" w:eastAsia="Times New Roman" w:hAnsiTheme="majorHAnsi" w:cstheme="majorHAnsi"/>
          <w:sz w:val="24"/>
          <w:szCs w:val="24"/>
        </w:rPr>
        <w:t>CSFraOT4_DEM_results.shp</w:t>
      </w:r>
      <w:r>
        <w:rPr>
          <w:rFonts w:asciiTheme="majorHAnsi" w:eastAsia="Times New Roman" w:hAnsiTheme="majorHAnsi" w:cstheme="majorHAnsi"/>
          <w:sz w:val="24"/>
          <w:szCs w:val="24"/>
        </w:rPr>
        <w:t xml:space="preserve"> for demersal results of the </w:t>
      </w:r>
      <w:r w:rsidRPr="00B7132B">
        <w:rPr>
          <w:rFonts w:asciiTheme="majorHAnsi" w:eastAsia="Times New Roman" w:hAnsiTheme="majorHAnsi" w:cstheme="majorHAnsi"/>
          <w:sz w:val="24"/>
          <w:szCs w:val="24"/>
        </w:rPr>
        <w:t>CSFraOT4</w:t>
      </w:r>
      <w:r>
        <w:rPr>
          <w:rFonts w:asciiTheme="majorHAnsi" w:eastAsia="Times New Roman" w:hAnsiTheme="majorHAnsi" w:cstheme="majorHAnsi"/>
          <w:sz w:val="24"/>
          <w:szCs w:val="24"/>
        </w:rPr>
        <w:t xml:space="preserve"> survey. The colour coding is determined by the column ”</w:t>
      </w:r>
      <w:r w:rsidRPr="00DE122D">
        <w:rPr>
          <w:rFonts w:asciiTheme="majorHAnsi" w:eastAsia="Times New Roman" w:hAnsiTheme="majorHAnsi" w:cstheme="majorHAnsi"/>
          <w:sz w:val="24"/>
          <w:szCs w:val="24"/>
        </w:rPr>
        <w:t>CHANGE DIR</w:t>
      </w:r>
      <w:r>
        <w:rPr>
          <w:rFonts w:asciiTheme="majorHAnsi" w:eastAsia="Times New Roman" w:hAnsiTheme="majorHAnsi" w:cstheme="majorHAnsi"/>
          <w:sz w:val="24"/>
          <w:szCs w:val="24"/>
        </w:rPr>
        <w:t>”. When the column reads “Increase”, the shapefile should be coloured blue as per “Long term Increase”; when the column reads “Decrease”,</w:t>
      </w:r>
      <w:r w:rsidRPr="00D83D46">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the shapefile should be coloured red as per “Long term decrease”; when the column reads “Decrease to minimum”,</w:t>
      </w:r>
      <w:r w:rsidRPr="00D83D46">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the shapefile should be coloured red as per “Long term decrease to minimum state”; and when the column reads “No change”,</w:t>
      </w:r>
      <w:r w:rsidRPr="00D83D46">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the shapefile should be coloured hatched grey as per“ No Long term change”. The projection should be consistent with those used in other CEFMAT tools.</w:t>
      </w:r>
      <w:r w:rsidR="00B72A68">
        <w:rPr>
          <w:rFonts w:asciiTheme="majorHAnsi" w:eastAsia="Times New Roman" w:hAnsiTheme="majorHAnsi" w:cstheme="majorHAnsi"/>
          <w:sz w:val="24"/>
          <w:szCs w:val="24"/>
        </w:rPr>
        <w:t xml:space="preserve"> A black line should also be plotted over the North sea to delineate the different regions, which is achieved by plotting the outline of the different regions in the shapefile: </w:t>
      </w:r>
    </w:p>
    <w:bookmarkEnd w:id="329"/>
    <w:p w14:paraId="392C3197" w14:textId="58F33054" w:rsidR="00021B73" w:rsidRDefault="00946170" w:rsidP="00021B73">
      <w:pPr>
        <w:rPr>
          <w:rFonts w:asciiTheme="majorHAnsi" w:eastAsia="Times New Roman" w:hAnsiTheme="majorHAnsi" w:cstheme="majorHAnsi"/>
          <w:sz w:val="24"/>
          <w:szCs w:val="24"/>
        </w:rPr>
      </w:pPr>
      <w:r>
        <w:rPr>
          <w:rFonts w:asciiTheme="majorHAnsi" w:eastAsia="Times New Roman" w:hAnsiTheme="majorHAnsi" w:cstheme="majorHAnsi"/>
          <w:sz w:val="24"/>
          <w:szCs w:val="24"/>
        </w:rPr>
        <w:t>LFI</w:t>
      </w:r>
      <w:r w:rsidR="00B72A68" w:rsidRPr="00B72A68">
        <w:rPr>
          <w:rFonts w:asciiTheme="majorHAnsi" w:eastAsia="Times New Roman" w:hAnsiTheme="majorHAnsi" w:cstheme="majorHAnsi"/>
          <w:sz w:val="24"/>
          <w:szCs w:val="24"/>
        </w:rPr>
        <w:t>\Scripts_and_required_files\coastline\mergedGNS.shp</w:t>
      </w:r>
    </w:p>
    <w:p w14:paraId="6F772DEB" w14:textId="55985C44" w:rsidR="00021B73" w:rsidRDefault="00021B73" w:rsidP="00021B73">
      <w:pPr>
        <w:rPr>
          <w:rFonts w:asciiTheme="majorHAnsi" w:eastAsia="Times New Roman" w:hAnsiTheme="majorHAnsi" w:cstheme="majorHAnsi"/>
          <w:sz w:val="24"/>
          <w:szCs w:val="24"/>
        </w:rPr>
      </w:pPr>
      <w:r>
        <w:rPr>
          <w:rFonts w:asciiTheme="majorHAnsi" w:eastAsia="Times New Roman" w:hAnsiTheme="majorHAnsi" w:cstheme="majorHAnsi"/>
          <w:sz w:val="24"/>
          <w:szCs w:val="24"/>
        </w:rPr>
        <w:t>Many of the shapefiles will overlap. The plotting order for the shapefiles should be as per figure 1</w:t>
      </w:r>
      <w:r w:rsidR="002B4AAF">
        <w:rPr>
          <w:rFonts w:asciiTheme="majorHAnsi" w:eastAsia="Times New Roman" w:hAnsiTheme="majorHAnsi" w:cstheme="majorHAnsi"/>
          <w:sz w:val="24"/>
          <w:szCs w:val="24"/>
        </w:rPr>
        <w:t xml:space="preserve"> and 2</w:t>
      </w:r>
      <w:r>
        <w:rPr>
          <w:rFonts w:asciiTheme="majorHAnsi" w:eastAsia="Times New Roman" w:hAnsiTheme="majorHAnsi" w:cstheme="majorHAnsi"/>
          <w:sz w:val="24"/>
          <w:szCs w:val="24"/>
        </w:rPr>
        <w:t xml:space="preserve"> by default. The surveys that are on top here are chosen because they have the longest time series for the region, a greater area, are the wrong type of survey for the species, or least importantly have surveyed the greatest biomass of fish. The user should have the ability to modify the drawing order, i.e. to turn surveys on and off if they do not like the default plotting order.</w:t>
      </w:r>
    </w:p>
    <w:p w14:paraId="3399F765" w14:textId="6D119E37" w:rsidR="00021B73" w:rsidRDefault="00021B73" w:rsidP="00021B73">
      <w:pPr>
        <w:rPr>
          <w:rFonts w:asciiTheme="majorHAnsi" w:eastAsia="Times New Roman" w:hAnsiTheme="majorHAnsi" w:cstheme="majorHAnsi"/>
          <w:sz w:val="24"/>
          <w:szCs w:val="24"/>
        </w:rPr>
      </w:pPr>
      <w:r>
        <w:rPr>
          <w:rFonts w:asciiTheme="majorHAnsi" w:eastAsia="Times New Roman" w:hAnsiTheme="majorHAnsi" w:cstheme="majorHAnsi"/>
          <w:sz w:val="24"/>
          <w:szCs w:val="24"/>
        </w:rPr>
        <w:t>The QGIS file used to present figure 1 can be found in LFI/</w:t>
      </w:r>
      <w:r w:rsidR="00725A60" w:rsidRPr="00725A60">
        <w:rPr>
          <w:rFonts w:asciiTheme="majorHAnsi" w:eastAsia="Times New Roman" w:hAnsiTheme="majorHAnsi" w:cstheme="majorHAnsi"/>
          <w:sz w:val="24"/>
          <w:szCs w:val="24"/>
        </w:rPr>
        <w:t>Colour scheme LFI_Trends</w:t>
      </w:r>
      <w:r>
        <w:rPr>
          <w:rFonts w:asciiTheme="majorHAnsi" w:eastAsia="Times New Roman" w:hAnsiTheme="majorHAnsi" w:cstheme="majorHAnsi"/>
          <w:sz w:val="24"/>
          <w:szCs w:val="24"/>
        </w:rPr>
        <w:t>.qgs</w:t>
      </w:r>
      <w:r w:rsidR="000D1D92">
        <w:rPr>
          <w:rFonts w:asciiTheme="majorHAnsi" w:eastAsia="Times New Roman" w:hAnsiTheme="majorHAnsi" w:cstheme="majorHAnsi"/>
          <w:sz w:val="24"/>
          <w:szCs w:val="24"/>
        </w:rPr>
        <w:t>.</w:t>
      </w:r>
    </w:p>
    <w:p w14:paraId="1381AC7C" w14:textId="634164DC" w:rsidR="00AB58B3" w:rsidRPr="006C70BE" w:rsidRDefault="00E144ED" w:rsidP="006C70BE">
      <w:pPr>
        <w:rPr>
          <w:rFonts w:asciiTheme="majorHAnsi" w:eastAsia="Times New Roman" w:hAnsiTheme="majorHAnsi" w:cstheme="majorHAnsi"/>
          <w:sz w:val="24"/>
          <w:szCs w:val="24"/>
        </w:rPr>
      </w:pPr>
      <w:bookmarkStart w:id="331" w:name="_Hlk515528349"/>
      <w:r>
        <w:rPr>
          <w:rFonts w:asciiTheme="majorHAnsi" w:eastAsia="Times New Roman" w:hAnsiTheme="majorHAnsi" w:cstheme="majorHAnsi"/>
          <w:sz w:val="24"/>
          <w:szCs w:val="24"/>
        </w:rPr>
        <w:t xml:space="preserve">The figure should </w:t>
      </w:r>
      <w:r w:rsidR="006C118B">
        <w:rPr>
          <w:rFonts w:asciiTheme="majorHAnsi" w:eastAsia="Times New Roman" w:hAnsiTheme="majorHAnsi" w:cstheme="majorHAnsi"/>
          <w:sz w:val="24"/>
          <w:szCs w:val="24"/>
        </w:rPr>
        <w:t>be plotted with</w:t>
      </w:r>
      <w:r>
        <w:rPr>
          <w:rFonts w:asciiTheme="majorHAnsi" w:eastAsia="Times New Roman" w:hAnsiTheme="majorHAnsi" w:cstheme="majorHAnsi"/>
          <w:sz w:val="24"/>
          <w:szCs w:val="24"/>
        </w:rPr>
        <w:t xml:space="preserve"> a </w:t>
      </w:r>
      <w:r w:rsidR="00056D4B">
        <w:rPr>
          <w:rFonts w:asciiTheme="majorHAnsi" w:eastAsia="Times New Roman" w:hAnsiTheme="majorHAnsi" w:cstheme="majorHAnsi"/>
          <w:sz w:val="24"/>
          <w:szCs w:val="24"/>
        </w:rPr>
        <w:t>legend.</w:t>
      </w:r>
      <w:r w:rsidR="004F4C11">
        <w:rPr>
          <w:rFonts w:asciiTheme="majorHAnsi" w:eastAsia="Times New Roman" w:hAnsiTheme="majorHAnsi" w:cstheme="majorHAnsi"/>
          <w:sz w:val="24"/>
          <w:szCs w:val="24"/>
        </w:rPr>
        <w:t xml:space="preserve"> </w:t>
      </w:r>
      <w:bookmarkStart w:id="332" w:name="_Ref511034110"/>
      <w:bookmarkEnd w:id="331"/>
    </w:p>
    <w:p w14:paraId="5C952545" w14:textId="006A9278" w:rsidR="00021B73" w:rsidRDefault="00021B73" w:rsidP="00021B73">
      <w:pPr>
        <w:pStyle w:val="Caption"/>
        <w:rPr>
          <w:rFonts w:asciiTheme="majorHAnsi" w:eastAsia="Times New Roman" w:hAnsiTheme="majorHAnsi" w:cs="Arial"/>
          <w:sz w:val="24"/>
          <w:szCs w:val="24"/>
        </w:rPr>
      </w:pPr>
      <w:r w:rsidRPr="001A1ED1">
        <w:lastRenderedPageBreak/>
        <w:t xml:space="preserve"> </w:t>
      </w:r>
      <w:r>
        <w:t xml:space="preserve">Figure </w:t>
      </w:r>
      <w:r w:rsidR="00FF37FD">
        <w:rPr>
          <w:noProof/>
        </w:rPr>
        <w:fldChar w:fldCharType="begin"/>
      </w:r>
      <w:r w:rsidR="00FF37FD">
        <w:rPr>
          <w:noProof/>
        </w:rPr>
        <w:instrText xml:space="preserve"> SEQ Figure \* ARABIC </w:instrText>
      </w:r>
      <w:r w:rsidR="00FF37FD">
        <w:rPr>
          <w:noProof/>
        </w:rPr>
        <w:fldChar w:fldCharType="separate"/>
      </w:r>
      <w:r>
        <w:rPr>
          <w:noProof/>
        </w:rPr>
        <w:t>1</w:t>
      </w:r>
      <w:r w:rsidR="00FF37FD">
        <w:rPr>
          <w:noProof/>
        </w:rPr>
        <w:fldChar w:fldCharType="end"/>
      </w:r>
      <w:bookmarkEnd w:id="332"/>
      <w:r>
        <w:t xml:space="preserve">: </w:t>
      </w:r>
      <w:r w:rsidRPr="00D83D46">
        <w:t xml:space="preserve">Spatial </w:t>
      </w:r>
      <w:r w:rsidR="00C05D34">
        <w:t>trend</w:t>
      </w:r>
      <w:r w:rsidRPr="00D83D46">
        <w:t xml:space="preserve"> </w:t>
      </w:r>
      <w:r>
        <w:t>of Large Fish Index</w:t>
      </w:r>
      <w:r w:rsidRPr="00D83D46">
        <w:t xml:space="preserve"> for key surveys</w:t>
      </w:r>
    </w:p>
    <w:p w14:paraId="60C3C139" w14:textId="68393CF4" w:rsidR="00021B73" w:rsidRDefault="007D4093" w:rsidP="00021B73">
      <w:pPr>
        <w:rPr>
          <w:highlight w:val="yellow"/>
        </w:rPr>
      </w:pPr>
      <w:r>
        <w:rPr>
          <w:noProof/>
          <w:highlight w:val="yellow"/>
        </w:rPr>
        <w:drawing>
          <wp:inline distT="0" distB="0" distL="0" distR="0" wp14:anchorId="7FC27746" wp14:editId="4BF6A0CB">
            <wp:extent cx="8858885"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58885" cy="4476750"/>
                    </a:xfrm>
                    <a:prstGeom prst="rect">
                      <a:avLst/>
                    </a:prstGeom>
                    <a:noFill/>
                    <a:ln>
                      <a:noFill/>
                    </a:ln>
                  </pic:spPr>
                </pic:pic>
              </a:graphicData>
            </a:graphic>
          </wp:inline>
        </w:drawing>
      </w:r>
    </w:p>
    <w:p w14:paraId="50D89CE5" w14:textId="77777777" w:rsidR="00021B73" w:rsidRDefault="00021B73" w:rsidP="00021B73">
      <w:pPr>
        <w:rPr>
          <w:highlight w:val="yellow"/>
        </w:rPr>
      </w:pPr>
    </w:p>
    <w:p w14:paraId="2107DA54" w14:textId="77777777" w:rsidR="00021B73" w:rsidRPr="00927A86" w:rsidRDefault="00021B73" w:rsidP="00021B73">
      <w:pPr>
        <w:rPr>
          <w:highlight w:val="yellow"/>
        </w:rPr>
        <w:sectPr w:rsidR="00021B73" w:rsidRPr="00927A86" w:rsidSect="00D72894">
          <w:pgSz w:w="16838" w:h="11906" w:orient="landscape" w:code="9"/>
          <w:pgMar w:top="1440" w:right="1440" w:bottom="1440" w:left="1440" w:header="720" w:footer="567" w:gutter="0"/>
          <w:pgNumType w:start="1"/>
          <w:cols w:space="720"/>
          <w:titlePg/>
          <w:docGrid w:linePitch="299"/>
        </w:sectPr>
      </w:pPr>
    </w:p>
    <w:p w14:paraId="61CBA261" w14:textId="5FF32873" w:rsidR="00725A60" w:rsidRDefault="0004754E" w:rsidP="00725A60">
      <w:pPr>
        <w:rPr>
          <w:rFonts w:asciiTheme="majorHAnsi" w:eastAsia="Times New Roman" w:hAnsiTheme="majorHAnsi" w:cstheme="majorHAnsi"/>
          <w:sz w:val="24"/>
          <w:szCs w:val="24"/>
        </w:rPr>
      </w:pPr>
      <w:r>
        <w:rPr>
          <w:rFonts w:asciiTheme="majorHAnsi" w:eastAsia="Times New Roman" w:hAnsiTheme="majorHAnsi" w:cstheme="majorHAnsi"/>
          <w:sz w:val="24"/>
          <w:szCs w:val="24"/>
        </w:rPr>
        <w:lastRenderedPageBreak/>
        <w:t>As per figure 1, b</w:t>
      </w:r>
      <w:r w:rsidR="00021B73">
        <w:rPr>
          <w:rFonts w:asciiTheme="majorHAnsi" w:eastAsia="Times New Roman" w:hAnsiTheme="majorHAnsi" w:cstheme="majorHAnsi"/>
          <w:sz w:val="24"/>
          <w:szCs w:val="24"/>
        </w:rPr>
        <w:t xml:space="preserve">y default, </w:t>
      </w:r>
      <w:r w:rsidR="00973FDB">
        <w:rPr>
          <w:rFonts w:asciiTheme="majorHAnsi" w:eastAsia="Times New Roman" w:hAnsiTheme="majorHAnsi" w:cstheme="majorHAnsi"/>
          <w:sz w:val="24"/>
          <w:szCs w:val="24"/>
        </w:rPr>
        <w:t xml:space="preserve">Figure 2 </w:t>
      </w:r>
      <w:r w:rsidR="00021B73" w:rsidRPr="00A0172E">
        <w:rPr>
          <w:rFonts w:asciiTheme="majorHAnsi" w:eastAsia="Times New Roman" w:hAnsiTheme="majorHAnsi" w:cstheme="majorHAnsi"/>
          <w:sz w:val="24"/>
          <w:szCs w:val="24"/>
        </w:rPr>
        <w:t xml:space="preserve">should </w:t>
      </w:r>
      <w:r w:rsidR="00973FDB">
        <w:rPr>
          <w:rFonts w:asciiTheme="majorHAnsi" w:eastAsia="Times New Roman" w:hAnsiTheme="majorHAnsi" w:cstheme="majorHAnsi"/>
          <w:sz w:val="24"/>
          <w:szCs w:val="24"/>
        </w:rPr>
        <w:t xml:space="preserve">also </w:t>
      </w:r>
      <w:r w:rsidR="00021B73" w:rsidRPr="00A0172E">
        <w:rPr>
          <w:rFonts w:asciiTheme="majorHAnsi" w:eastAsia="Times New Roman" w:hAnsiTheme="majorHAnsi" w:cstheme="majorHAnsi"/>
          <w:sz w:val="24"/>
          <w:szCs w:val="24"/>
        </w:rPr>
        <w:t xml:space="preserve">always be output to the user if they have requested the tool to map </w:t>
      </w:r>
      <w:r w:rsidR="00973FDB">
        <w:rPr>
          <w:rFonts w:asciiTheme="majorHAnsi" w:eastAsia="Times New Roman" w:hAnsiTheme="majorHAnsi" w:cstheme="majorHAnsi"/>
          <w:sz w:val="24"/>
          <w:szCs w:val="24"/>
        </w:rPr>
        <w:t>value</w:t>
      </w:r>
      <w:r w:rsidR="00021B73">
        <w:rPr>
          <w:rFonts w:asciiTheme="majorHAnsi" w:eastAsia="Times New Roman" w:hAnsiTheme="majorHAnsi" w:cstheme="majorHAnsi"/>
          <w:sz w:val="24"/>
          <w:szCs w:val="24"/>
        </w:rPr>
        <w:t xml:space="preserve"> </w:t>
      </w:r>
      <w:r w:rsidR="00021B73" w:rsidRPr="00A0172E">
        <w:rPr>
          <w:rFonts w:asciiTheme="majorHAnsi" w:eastAsia="Times New Roman" w:hAnsiTheme="majorHAnsi" w:cstheme="majorHAnsi"/>
          <w:sz w:val="24"/>
          <w:szCs w:val="24"/>
        </w:rPr>
        <w:t xml:space="preserve">results (Boolean = y) and </w:t>
      </w:r>
      <w:r w:rsidR="00021B73">
        <w:rPr>
          <w:rFonts w:asciiTheme="majorHAnsi" w:eastAsia="Times New Roman" w:hAnsiTheme="majorHAnsi" w:cstheme="majorHAnsi"/>
          <w:sz w:val="24"/>
          <w:szCs w:val="24"/>
        </w:rPr>
        <w:t>both regions have</w:t>
      </w:r>
      <w:r w:rsidR="00021B73" w:rsidRPr="00A0172E">
        <w:rPr>
          <w:rFonts w:asciiTheme="majorHAnsi" w:eastAsia="Times New Roman" w:hAnsiTheme="majorHAnsi" w:cstheme="majorHAnsi"/>
          <w:sz w:val="24"/>
          <w:szCs w:val="24"/>
        </w:rPr>
        <w:t xml:space="preserve"> been selected (Celtic Sea and Atlantic or North Sea </w:t>
      </w:r>
      <w:r w:rsidR="00021B73">
        <w:rPr>
          <w:rFonts w:asciiTheme="majorHAnsi" w:eastAsia="Times New Roman" w:hAnsiTheme="majorHAnsi" w:cstheme="majorHAnsi"/>
          <w:sz w:val="24"/>
          <w:szCs w:val="24"/>
        </w:rPr>
        <w:t>surveys</w:t>
      </w:r>
      <w:r w:rsidR="00021B73" w:rsidRPr="00A0172E">
        <w:rPr>
          <w:rFonts w:asciiTheme="majorHAnsi" w:eastAsia="Times New Roman" w:hAnsiTheme="majorHAnsi" w:cstheme="majorHAnsi"/>
          <w:sz w:val="24"/>
          <w:szCs w:val="24"/>
        </w:rPr>
        <w:t xml:space="preserve">). </w:t>
      </w:r>
      <w:bookmarkStart w:id="333" w:name="_Hlk515528758"/>
      <w:r w:rsidR="000D1D92">
        <w:rPr>
          <w:rFonts w:asciiTheme="majorHAnsi" w:eastAsia="Times New Roman" w:hAnsiTheme="majorHAnsi" w:cstheme="majorHAnsi"/>
          <w:sz w:val="24"/>
          <w:szCs w:val="24"/>
        </w:rPr>
        <w:t xml:space="preserve">Again the colour scheme is similar to the current colour scheme scheme used for the LFI indicator in the CEFMAT tool, </w:t>
      </w:r>
      <w:bookmarkEnd w:id="333"/>
      <w:r w:rsidR="00021B73">
        <w:rPr>
          <w:rFonts w:asciiTheme="majorHAnsi" w:eastAsia="Times New Roman" w:hAnsiTheme="majorHAnsi" w:cstheme="majorHAnsi"/>
          <w:sz w:val="24"/>
          <w:szCs w:val="24"/>
        </w:rPr>
        <w:t xml:space="preserve">however a more aesthetically pleasing colour-blind friendly colour scheme could also be considered if this is keeping in theme with other fish stock assessments. </w:t>
      </w:r>
      <w:r>
        <w:rPr>
          <w:rFonts w:asciiTheme="majorHAnsi" w:eastAsia="Times New Roman" w:hAnsiTheme="majorHAnsi" w:cstheme="majorHAnsi"/>
          <w:sz w:val="24"/>
          <w:szCs w:val="24"/>
        </w:rPr>
        <w:t xml:space="preserve">The shapefiles for this figure are the same as those used for figure 1, but </w:t>
      </w:r>
      <w:r w:rsidR="00725A60">
        <w:rPr>
          <w:rFonts w:asciiTheme="majorHAnsi" w:eastAsia="Times New Roman" w:hAnsiTheme="majorHAnsi" w:cstheme="majorHAnsi"/>
          <w:sz w:val="24"/>
          <w:szCs w:val="24"/>
        </w:rPr>
        <w:t>require colouring by a numerical field named from 1980-2017 where the column name indicates the year, and the contents of the attribute table are the value of the LFI in that year. The projection and default plotting order should be the same as that used in figure 1</w:t>
      </w:r>
      <w:r w:rsidR="00886CAC">
        <w:rPr>
          <w:rFonts w:asciiTheme="majorHAnsi" w:eastAsia="Times New Roman" w:hAnsiTheme="majorHAnsi" w:cstheme="majorHAnsi"/>
          <w:sz w:val="24"/>
          <w:szCs w:val="24"/>
        </w:rPr>
        <w:t xml:space="preserve"> and </w:t>
      </w:r>
      <w:r w:rsidR="00725A60">
        <w:rPr>
          <w:rFonts w:asciiTheme="majorHAnsi" w:eastAsia="Times New Roman" w:hAnsiTheme="majorHAnsi" w:cstheme="majorHAnsi"/>
          <w:sz w:val="24"/>
          <w:szCs w:val="24"/>
        </w:rPr>
        <w:t>again the user should be able to modify this</w:t>
      </w:r>
      <w:r w:rsidR="00E35F5E">
        <w:rPr>
          <w:rFonts w:asciiTheme="majorHAnsi" w:eastAsia="Times New Roman" w:hAnsiTheme="majorHAnsi" w:cstheme="majorHAnsi"/>
          <w:sz w:val="24"/>
          <w:szCs w:val="24"/>
        </w:rPr>
        <w:t>, with the latest full year of results displayed by default (we choose to show results from 2016 as these are spatially complete).</w:t>
      </w:r>
      <w:r w:rsidR="002B6059">
        <w:rPr>
          <w:rFonts w:asciiTheme="majorHAnsi" w:eastAsia="Times New Roman" w:hAnsiTheme="majorHAnsi" w:cstheme="majorHAnsi"/>
          <w:sz w:val="24"/>
          <w:szCs w:val="24"/>
        </w:rPr>
        <w:t xml:space="preserve"> </w:t>
      </w:r>
      <w:bookmarkStart w:id="334" w:name="_Hlk515532046"/>
      <w:r w:rsidR="002B6059">
        <w:rPr>
          <w:rFonts w:asciiTheme="majorHAnsi" w:eastAsia="Times New Roman" w:hAnsiTheme="majorHAnsi" w:cstheme="majorHAnsi"/>
          <w:sz w:val="24"/>
          <w:szCs w:val="24"/>
        </w:rPr>
        <w:t>It should be clear to the user which year is being displayed, and if possible the user should be able to change the year being displayed with a slider or a button that cycles through the years in the shapefile.</w:t>
      </w:r>
      <w:bookmarkEnd w:id="334"/>
    </w:p>
    <w:p w14:paraId="2DA201AE" w14:textId="0F881277" w:rsidR="00021B73" w:rsidRDefault="00021B73" w:rsidP="00021B73">
      <w:pPr>
        <w:rPr>
          <w:rFonts w:asciiTheme="majorHAnsi" w:eastAsia="Times New Roman" w:hAnsiTheme="majorHAnsi" w:cstheme="majorHAnsi"/>
          <w:sz w:val="24"/>
          <w:szCs w:val="24"/>
        </w:rPr>
      </w:pPr>
      <w:r>
        <w:rPr>
          <w:rFonts w:asciiTheme="majorHAnsi" w:eastAsia="Times New Roman" w:hAnsiTheme="majorHAnsi" w:cstheme="majorHAnsi"/>
          <w:sz w:val="24"/>
          <w:szCs w:val="24"/>
        </w:rPr>
        <w:t>The QGIS file used to present figure 1 can be found in LFI/</w:t>
      </w:r>
      <w:r w:rsidR="00725A60" w:rsidRPr="00725A60">
        <w:rPr>
          <w:rFonts w:asciiTheme="majorHAnsi" w:eastAsia="Times New Roman" w:hAnsiTheme="majorHAnsi" w:cstheme="majorHAnsi"/>
          <w:sz w:val="24"/>
          <w:szCs w:val="24"/>
        </w:rPr>
        <w:t>Colour scheme LFI_</w:t>
      </w:r>
      <w:r w:rsidR="00725A60">
        <w:rPr>
          <w:rFonts w:asciiTheme="majorHAnsi" w:eastAsia="Times New Roman" w:hAnsiTheme="majorHAnsi" w:cstheme="majorHAnsi"/>
          <w:sz w:val="24"/>
          <w:szCs w:val="24"/>
        </w:rPr>
        <w:t>Values</w:t>
      </w:r>
      <w:r>
        <w:rPr>
          <w:rFonts w:asciiTheme="majorHAnsi" w:eastAsia="Times New Roman" w:hAnsiTheme="majorHAnsi" w:cstheme="majorHAnsi"/>
          <w:sz w:val="24"/>
          <w:szCs w:val="24"/>
        </w:rPr>
        <w:t>.qgs</w:t>
      </w:r>
    </w:p>
    <w:p w14:paraId="701373AF" w14:textId="77777777" w:rsidR="00056D4B" w:rsidRDefault="00056D4B" w:rsidP="00056D4B">
      <w:pPr>
        <w:rPr>
          <w:rFonts w:asciiTheme="majorHAnsi" w:eastAsia="Times New Roman" w:hAnsiTheme="majorHAnsi" w:cstheme="majorHAnsi"/>
          <w:sz w:val="24"/>
          <w:szCs w:val="24"/>
        </w:rPr>
      </w:pPr>
      <w:bookmarkStart w:id="335" w:name="_Hlk515528401"/>
      <w:r>
        <w:rPr>
          <w:rFonts w:asciiTheme="majorHAnsi" w:eastAsia="Times New Roman" w:hAnsiTheme="majorHAnsi" w:cstheme="majorHAnsi"/>
          <w:sz w:val="24"/>
          <w:szCs w:val="24"/>
        </w:rPr>
        <w:t xml:space="preserve">The figure should also be plotted with a colourbar (ideally with the index category intervals given below). </w:t>
      </w:r>
    </w:p>
    <w:bookmarkEnd w:id="335"/>
    <w:p w14:paraId="3B273F90" w14:textId="77777777" w:rsidR="00021B73" w:rsidRPr="00DE122D" w:rsidRDefault="00021B73" w:rsidP="00021B73">
      <w:pPr>
        <w:rPr>
          <w:rFonts w:asciiTheme="majorHAnsi" w:eastAsia="Times New Roman" w:hAnsiTheme="majorHAnsi" w:cstheme="majorHAnsi"/>
          <w:sz w:val="24"/>
          <w:szCs w:val="24"/>
        </w:rPr>
      </w:pPr>
    </w:p>
    <w:p w14:paraId="6BBE4F80" w14:textId="77777777" w:rsidR="00021B73" w:rsidRDefault="00021B73" w:rsidP="00021B73">
      <w:pPr>
        <w:rPr>
          <w:rFonts w:asciiTheme="majorHAnsi" w:eastAsia="Times New Roman" w:hAnsiTheme="majorHAnsi" w:cs="Arial"/>
          <w:sz w:val="24"/>
          <w:szCs w:val="24"/>
        </w:rPr>
      </w:pPr>
    </w:p>
    <w:p w14:paraId="472DFE88" w14:textId="4A8A8546" w:rsidR="00E35F5E" w:rsidRDefault="00E35F5E" w:rsidP="00021B73">
      <w:pPr>
        <w:rPr>
          <w:rFonts w:asciiTheme="majorHAnsi" w:eastAsia="Times New Roman" w:hAnsiTheme="majorHAnsi" w:cs="Arial"/>
          <w:sz w:val="24"/>
          <w:szCs w:val="24"/>
        </w:rPr>
      </w:pPr>
    </w:p>
    <w:p w14:paraId="3F27A0A0" w14:textId="77777777" w:rsidR="00E35F5E" w:rsidRDefault="00E35F5E" w:rsidP="00021B73">
      <w:pPr>
        <w:rPr>
          <w:rFonts w:asciiTheme="majorHAnsi" w:eastAsia="Times New Roman" w:hAnsiTheme="majorHAnsi" w:cs="Arial"/>
          <w:sz w:val="24"/>
          <w:szCs w:val="24"/>
        </w:rPr>
      </w:pPr>
    </w:p>
    <w:p w14:paraId="7B717942" w14:textId="4B45C0D4" w:rsidR="00886CAC" w:rsidRDefault="00886CAC" w:rsidP="00021B73">
      <w:pPr>
        <w:rPr>
          <w:rFonts w:asciiTheme="majorHAnsi" w:eastAsia="Times New Roman" w:hAnsiTheme="majorHAnsi" w:cs="Arial"/>
          <w:sz w:val="24"/>
          <w:szCs w:val="24"/>
        </w:rPr>
      </w:pPr>
    </w:p>
    <w:p w14:paraId="4E035590" w14:textId="70F65944" w:rsidR="00886CAC" w:rsidRDefault="00886CAC" w:rsidP="00021B73">
      <w:pPr>
        <w:rPr>
          <w:rFonts w:asciiTheme="majorHAnsi" w:eastAsia="Times New Roman" w:hAnsiTheme="majorHAnsi" w:cs="Arial"/>
          <w:sz w:val="24"/>
          <w:szCs w:val="24"/>
        </w:rPr>
      </w:pPr>
    </w:p>
    <w:p w14:paraId="35CB6B62" w14:textId="57E354CF" w:rsidR="00886CAC" w:rsidRDefault="00886CAC" w:rsidP="00021B73">
      <w:pPr>
        <w:rPr>
          <w:rFonts w:asciiTheme="majorHAnsi" w:eastAsia="Times New Roman" w:hAnsiTheme="majorHAnsi" w:cs="Arial"/>
          <w:sz w:val="24"/>
          <w:szCs w:val="24"/>
        </w:rPr>
      </w:pPr>
    </w:p>
    <w:p w14:paraId="47396A9B" w14:textId="00BB9B3F" w:rsidR="00886CAC" w:rsidRDefault="00886CAC" w:rsidP="00021B73">
      <w:pPr>
        <w:rPr>
          <w:rFonts w:asciiTheme="majorHAnsi" w:eastAsia="Times New Roman" w:hAnsiTheme="majorHAnsi" w:cs="Arial"/>
          <w:sz w:val="24"/>
          <w:szCs w:val="24"/>
        </w:rPr>
      </w:pPr>
    </w:p>
    <w:p w14:paraId="13A250EF" w14:textId="77777777" w:rsidR="00E35F5E" w:rsidRDefault="00E35F5E" w:rsidP="00021B73">
      <w:pPr>
        <w:pStyle w:val="Caption"/>
      </w:pPr>
    </w:p>
    <w:p w14:paraId="0EE164FB" w14:textId="45EF97E0" w:rsidR="00021B73" w:rsidRDefault="00021B73" w:rsidP="00021B73">
      <w:pPr>
        <w:pStyle w:val="Caption"/>
        <w:rPr>
          <w:rFonts w:asciiTheme="majorHAnsi" w:eastAsia="Times New Roman" w:hAnsiTheme="majorHAnsi" w:cs="Arial"/>
          <w:sz w:val="24"/>
          <w:szCs w:val="24"/>
        </w:rPr>
      </w:pPr>
      <w:r w:rsidRPr="001A1ED1">
        <w:lastRenderedPageBreak/>
        <w:t xml:space="preserve"> </w:t>
      </w:r>
      <w:r>
        <w:t xml:space="preserve">Figure </w:t>
      </w:r>
      <w:r w:rsidR="00FF37FD">
        <w:rPr>
          <w:noProof/>
        </w:rPr>
        <w:fldChar w:fldCharType="begin"/>
      </w:r>
      <w:r w:rsidR="00FF37FD">
        <w:rPr>
          <w:noProof/>
        </w:rPr>
        <w:instrText xml:space="preserve"> SEQ Figure \* ARABIC </w:instrText>
      </w:r>
      <w:r w:rsidR="00FF37FD">
        <w:rPr>
          <w:noProof/>
        </w:rPr>
        <w:fldChar w:fldCharType="separate"/>
      </w:r>
      <w:r w:rsidR="007A691A">
        <w:rPr>
          <w:noProof/>
        </w:rPr>
        <w:t>2</w:t>
      </w:r>
      <w:r w:rsidR="00FF37FD">
        <w:rPr>
          <w:noProof/>
        </w:rPr>
        <w:fldChar w:fldCharType="end"/>
      </w:r>
      <w:r>
        <w:t xml:space="preserve">: </w:t>
      </w:r>
      <w:r w:rsidRPr="00D83D46">
        <w:t xml:space="preserve">Spatial </w:t>
      </w:r>
      <w:r w:rsidR="00C05D34">
        <w:t>value</w:t>
      </w:r>
      <w:r w:rsidRPr="00D83D46">
        <w:t xml:space="preserve"> </w:t>
      </w:r>
      <w:r>
        <w:t>of Large Fish Index</w:t>
      </w:r>
      <w:r w:rsidRPr="00D83D46">
        <w:t xml:space="preserve"> for key surveys</w:t>
      </w:r>
    </w:p>
    <w:p w14:paraId="77EB9E4A" w14:textId="24D0E220" w:rsidR="00021B73" w:rsidRDefault="00E35F5E" w:rsidP="00021B73">
      <w:pPr>
        <w:rPr>
          <w:highlight w:val="yellow"/>
        </w:rPr>
      </w:pPr>
      <w:r>
        <w:rPr>
          <w:noProof/>
          <w:highlight w:val="yellow"/>
        </w:rPr>
        <w:drawing>
          <wp:anchor distT="0" distB="0" distL="114300" distR="114300" simplePos="0" relativeHeight="251680768" behindDoc="0" locked="0" layoutInCell="1" allowOverlap="1" wp14:anchorId="72EA0AE7" wp14:editId="35F400C9">
            <wp:simplePos x="0" y="0"/>
            <wp:positionH relativeFrom="column">
              <wp:posOffset>0</wp:posOffset>
            </wp:positionH>
            <wp:positionV relativeFrom="paragraph">
              <wp:posOffset>160770</wp:posOffset>
            </wp:positionV>
            <wp:extent cx="8858885" cy="4678680"/>
            <wp:effectExtent l="0" t="0" r="0" b="7620"/>
            <wp:wrapThrough wrapText="bothSides">
              <wp:wrapPolygon edited="0">
                <wp:start x="0" y="0"/>
                <wp:lineTo x="0" y="21547"/>
                <wp:lineTo x="21552" y="21547"/>
                <wp:lineTo x="2155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58885" cy="467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46410" w14:textId="38761358" w:rsidR="00021B73" w:rsidRDefault="00021B73" w:rsidP="00021B73">
      <w:pPr>
        <w:rPr>
          <w:highlight w:val="yellow"/>
        </w:rPr>
      </w:pPr>
    </w:p>
    <w:p w14:paraId="001F71F0" w14:textId="49C3EC42" w:rsidR="00021B73" w:rsidRPr="00927A86" w:rsidRDefault="00021B73" w:rsidP="00021B73">
      <w:pPr>
        <w:rPr>
          <w:highlight w:val="yellow"/>
        </w:rPr>
        <w:sectPr w:rsidR="00021B73" w:rsidRPr="00927A86" w:rsidSect="00D72894">
          <w:pgSz w:w="16838" w:h="11906" w:orient="landscape" w:code="9"/>
          <w:pgMar w:top="1440" w:right="1440" w:bottom="1440" w:left="1440" w:header="720" w:footer="567" w:gutter="0"/>
          <w:pgNumType w:start="1"/>
          <w:cols w:space="720"/>
          <w:titlePg/>
          <w:docGrid w:linePitch="299"/>
        </w:sectPr>
      </w:pPr>
    </w:p>
    <w:p w14:paraId="14553E97" w14:textId="32404FED" w:rsidR="001144A4" w:rsidRPr="003E2208" w:rsidRDefault="0075593C" w:rsidP="001144A4">
      <w:pPr>
        <w:rPr>
          <w:rFonts w:asciiTheme="majorHAnsi" w:hAnsiTheme="majorHAnsi"/>
          <w:sz w:val="24"/>
          <w:szCs w:val="24"/>
        </w:rPr>
      </w:pPr>
      <w:r w:rsidRPr="0075593C">
        <w:rPr>
          <w:rFonts w:asciiTheme="majorHAnsi" w:eastAsiaTheme="minorHAnsi" w:hAnsiTheme="majorHAnsi" w:cs="Arial"/>
          <w:b/>
          <w:bCs/>
          <w:sz w:val="24"/>
          <w:szCs w:val="24"/>
          <w:u w:val="single"/>
          <w:lang w:val="en" w:eastAsia="en-GB" w:bidi="ar-SA"/>
        </w:rPr>
        <w:lastRenderedPageBreak/>
        <w:t xml:space="preserve">Produce time series </w:t>
      </w:r>
      <w:r w:rsidR="00453144">
        <w:rPr>
          <w:rFonts w:asciiTheme="majorHAnsi" w:eastAsiaTheme="minorHAnsi" w:hAnsiTheme="majorHAnsi" w:cs="Arial"/>
          <w:b/>
          <w:bCs/>
          <w:sz w:val="24"/>
          <w:szCs w:val="24"/>
          <w:u w:val="single"/>
          <w:lang w:val="en" w:eastAsia="en-GB" w:bidi="ar-SA"/>
        </w:rPr>
        <w:t>figure</w:t>
      </w:r>
      <w:r w:rsidRPr="0075593C">
        <w:rPr>
          <w:rFonts w:asciiTheme="majorHAnsi" w:eastAsiaTheme="minorHAnsi" w:hAnsiTheme="majorHAnsi" w:cs="Arial"/>
          <w:b/>
          <w:bCs/>
          <w:sz w:val="24"/>
          <w:szCs w:val="24"/>
          <w:u w:val="single"/>
          <w:lang w:val="en" w:eastAsia="en-GB" w:bidi="ar-SA"/>
        </w:rPr>
        <w:t xml:space="preserve">s by survey </w:t>
      </w:r>
      <w:r w:rsidRPr="003E2208">
        <w:rPr>
          <w:rFonts w:asciiTheme="majorHAnsi" w:eastAsiaTheme="minorHAnsi" w:hAnsiTheme="majorHAnsi" w:cs="Arial"/>
          <w:b/>
          <w:bCs/>
          <w:sz w:val="24"/>
          <w:szCs w:val="24"/>
          <w:u w:val="single"/>
          <w:lang w:val="en" w:eastAsia="en-GB" w:bidi="ar-SA"/>
        </w:rPr>
        <w:t>(extended results)</w:t>
      </w:r>
      <w:r>
        <w:rPr>
          <w:rFonts w:asciiTheme="majorHAnsi" w:hAnsiTheme="majorHAnsi"/>
          <w:sz w:val="24"/>
          <w:szCs w:val="24"/>
        </w:rPr>
        <w:t xml:space="preserve">: </w:t>
      </w:r>
      <w:r w:rsidR="001144A4" w:rsidRPr="003E2208">
        <w:rPr>
          <w:rFonts w:asciiTheme="majorHAnsi" w:eastAsiaTheme="minorHAnsi" w:hAnsiTheme="majorHAnsi" w:cs="Arial"/>
          <w:b/>
          <w:bCs/>
          <w:sz w:val="24"/>
          <w:szCs w:val="24"/>
          <w:u w:val="single"/>
          <w:lang w:val="en" w:eastAsia="en-GB" w:bidi="ar-SA"/>
        </w:rPr>
        <w:t>Graphical outputs</w:t>
      </w:r>
    </w:p>
    <w:p w14:paraId="55394F75" w14:textId="75059E7E" w:rsidR="00B2005A" w:rsidRDefault="00C3563F" w:rsidP="00A606BB">
      <w:pPr>
        <w:rPr>
          <w:rFonts w:asciiTheme="majorHAnsi" w:eastAsia="Times New Roman" w:hAnsiTheme="majorHAnsi" w:cs="Arial"/>
          <w:sz w:val="24"/>
          <w:szCs w:val="24"/>
        </w:rPr>
      </w:pPr>
      <w:r>
        <w:rPr>
          <w:rFonts w:asciiTheme="majorHAnsi" w:eastAsia="Times New Roman" w:hAnsiTheme="majorHAnsi" w:cstheme="majorHAnsi"/>
          <w:sz w:val="24"/>
          <w:szCs w:val="24"/>
          <w:lang w:eastAsia="en-GB"/>
        </w:rPr>
        <w:t>Time series plots should be output in an “extended results” tab in the CEFMAT tool.</w:t>
      </w:r>
    </w:p>
    <w:p w14:paraId="3AB440F2" w14:textId="0FA38192" w:rsidR="00B2005A" w:rsidRPr="00BD3A89" w:rsidRDefault="00150CA7" w:rsidP="00B2005A">
      <w:pPr>
        <w:rPr>
          <w:rFonts w:asciiTheme="majorHAnsi" w:eastAsia="Times New Roman" w:hAnsiTheme="majorHAnsi" w:cs="Arial"/>
          <w:sz w:val="24"/>
          <w:szCs w:val="24"/>
        </w:rPr>
      </w:pPr>
      <w:bookmarkStart w:id="336" w:name="_Hlk515423845"/>
      <w:r>
        <w:rPr>
          <w:rFonts w:asciiTheme="majorHAnsi" w:eastAsia="Times New Roman" w:hAnsiTheme="majorHAnsi" w:cs="Arial"/>
          <w:sz w:val="24"/>
          <w:szCs w:val="24"/>
        </w:rPr>
        <w:t>F</w:t>
      </w:r>
      <w:r w:rsidR="00BE275F">
        <w:rPr>
          <w:rFonts w:asciiTheme="majorHAnsi" w:eastAsia="Times New Roman" w:hAnsiTheme="majorHAnsi" w:cs="Arial"/>
          <w:sz w:val="24"/>
          <w:szCs w:val="24"/>
        </w:rPr>
        <w:t>igures (</w:t>
      </w:r>
      <w:r w:rsidR="00B2005A" w:rsidRPr="00BD3A89">
        <w:rPr>
          <w:rFonts w:asciiTheme="majorHAnsi" w:eastAsia="Times New Roman" w:hAnsiTheme="majorHAnsi" w:cs="Arial"/>
          <w:sz w:val="24"/>
          <w:szCs w:val="24"/>
        </w:rPr>
        <w:t>graph</w:t>
      </w:r>
      <w:r w:rsidR="00BE275F">
        <w:rPr>
          <w:rFonts w:asciiTheme="majorHAnsi" w:eastAsia="Times New Roman" w:hAnsiTheme="majorHAnsi" w:cs="Arial"/>
          <w:sz w:val="24"/>
          <w:szCs w:val="24"/>
        </w:rPr>
        <w:t>s)</w:t>
      </w:r>
      <w:r>
        <w:rPr>
          <w:rFonts w:asciiTheme="majorHAnsi" w:eastAsia="Times New Roman" w:hAnsiTheme="majorHAnsi" w:cs="Arial"/>
          <w:sz w:val="24"/>
          <w:szCs w:val="24"/>
        </w:rPr>
        <w:t xml:space="preserve"> in the style of figure s</w:t>
      </w:r>
      <w:r w:rsidR="00B2005A" w:rsidRPr="00BD3A89">
        <w:rPr>
          <w:rFonts w:asciiTheme="majorHAnsi" w:eastAsia="Times New Roman" w:hAnsiTheme="majorHAnsi" w:cs="Arial"/>
          <w:sz w:val="24"/>
          <w:szCs w:val="24"/>
        </w:rPr>
        <w:t xml:space="preserve"> should always be output to the user if they have requested the tool to produce </w:t>
      </w:r>
      <w:r w:rsidR="00693335">
        <w:rPr>
          <w:rFonts w:asciiTheme="majorHAnsi" w:eastAsia="Times New Roman" w:hAnsiTheme="majorHAnsi" w:cs="Arial"/>
          <w:sz w:val="24"/>
          <w:szCs w:val="24"/>
        </w:rPr>
        <w:t>graphical</w:t>
      </w:r>
      <w:r w:rsidR="00B2005A" w:rsidRPr="00BD3A89">
        <w:rPr>
          <w:rFonts w:asciiTheme="majorHAnsi" w:eastAsia="Times New Roman" w:hAnsiTheme="majorHAnsi" w:cs="Arial"/>
          <w:sz w:val="24"/>
          <w:szCs w:val="24"/>
        </w:rPr>
        <w:t xml:space="preserve"> results (Boolean = y) and the relevant region has been selected (Celtic Sea and Atlantic or North Sea </w:t>
      </w:r>
      <w:r w:rsidR="00F03707">
        <w:rPr>
          <w:rFonts w:asciiTheme="majorHAnsi" w:eastAsia="Times New Roman" w:hAnsiTheme="majorHAnsi" w:cs="Arial"/>
          <w:sz w:val="24"/>
          <w:szCs w:val="24"/>
        </w:rPr>
        <w:t>surveys</w:t>
      </w:r>
      <w:r w:rsidR="00B2005A" w:rsidRPr="00BD3A89">
        <w:rPr>
          <w:rFonts w:asciiTheme="majorHAnsi" w:eastAsia="Times New Roman" w:hAnsiTheme="majorHAnsi" w:cs="Arial"/>
          <w:sz w:val="24"/>
          <w:szCs w:val="24"/>
        </w:rPr>
        <w:t xml:space="preserve"> / both).</w:t>
      </w:r>
    </w:p>
    <w:bookmarkEnd w:id="336"/>
    <w:p w14:paraId="20EB400B" w14:textId="16A6D9BE" w:rsidR="00833B1F" w:rsidRDefault="00833B1F" w:rsidP="00A606BB">
      <w:pPr>
        <w:rPr>
          <w:rFonts w:asciiTheme="majorHAnsi" w:eastAsia="Times New Roman" w:hAnsiTheme="majorHAnsi" w:cs="Arial"/>
          <w:sz w:val="24"/>
          <w:szCs w:val="24"/>
        </w:rPr>
      </w:pPr>
      <w:r>
        <w:rPr>
          <w:rFonts w:asciiTheme="majorHAnsi" w:eastAsia="Times New Roman" w:hAnsiTheme="majorHAnsi" w:cs="Arial"/>
          <w:sz w:val="24"/>
          <w:szCs w:val="24"/>
        </w:rPr>
        <w:t>They are produced as BMP files in the format SURVEY</w:t>
      </w:r>
      <w:r w:rsidRPr="00833B1F">
        <w:rPr>
          <w:rFonts w:asciiTheme="majorHAnsi" w:eastAsia="Times New Roman" w:hAnsiTheme="majorHAnsi" w:cs="Arial"/>
          <w:sz w:val="24"/>
          <w:szCs w:val="24"/>
        </w:rPr>
        <w:t>_</w:t>
      </w:r>
      <w:r w:rsidR="005B7DE7">
        <w:rPr>
          <w:rFonts w:asciiTheme="majorHAnsi" w:eastAsia="Times New Roman" w:hAnsiTheme="majorHAnsi" w:cs="Arial"/>
          <w:sz w:val="24"/>
          <w:szCs w:val="24"/>
        </w:rPr>
        <w:t>DEM</w:t>
      </w:r>
      <w:r w:rsidRPr="00833B1F">
        <w:rPr>
          <w:rFonts w:asciiTheme="majorHAnsi" w:eastAsia="Times New Roman" w:hAnsiTheme="majorHAnsi" w:cs="Arial"/>
          <w:sz w:val="24"/>
          <w:szCs w:val="24"/>
        </w:rPr>
        <w:t>_</w:t>
      </w:r>
      <w:r w:rsidR="00EF4C4A">
        <w:rPr>
          <w:rFonts w:asciiTheme="majorHAnsi" w:eastAsia="Times New Roman" w:hAnsiTheme="majorHAnsi" w:cs="Arial"/>
          <w:sz w:val="24"/>
          <w:szCs w:val="24"/>
        </w:rPr>
        <w:t>LFI</w:t>
      </w:r>
      <w:r w:rsidRPr="00833B1F">
        <w:rPr>
          <w:rFonts w:asciiTheme="majorHAnsi" w:eastAsia="Times New Roman" w:hAnsiTheme="majorHAnsi" w:cs="Arial"/>
          <w:sz w:val="24"/>
          <w:szCs w:val="24"/>
        </w:rPr>
        <w:t>_LVL2017</w:t>
      </w:r>
      <w:r>
        <w:rPr>
          <w:rFonts w:asciiTheme="majorHAnsi" w:eastAsia="Times New Roman" w:hAnsiTheme="majorHAnsi" w:cs="Arial"/>
          <w:sz w:val="24"/>
          <w:szCs w:val="24"/>
        </w:rPr>
        <w:t xml:space="preserve">.bmp, for example </w:t>
      </w:r>
      <w:r w:rsidRPr="00833B1F">
        <w:rPr>
          <w:rFonts w:asciiTheme="majorHAnsi" w:eastAsia="Times New Roman" w:hAnsiTheme="majorHAnsi" w:cs="Arial"/>
          <w:sz w:val="24"/>
          <w:szCs w:val="24"/>
        </w:rPr>
        <w:t>CSScoOT1_DEM_</w:t>
      </w:r>
      <w:r w:rsidR="00EF4C4A">
        <w:rPr>
          <w:rFonts w:asciiTheme="majorHAnsi" w:eastAsia="Times New Roman" w:hAnsiTheme="majorHAnsi" w:cs="Arial"/>
          <w:sz w:val="24"/>
          <w:szCs w:val="24"/>
        </w:rPr>
        <w:t>LFI</w:t>
      </w:r>
      <w:r w:rsidRPr="00833B1F">
        <w:rPr>
          <w:rFonts w:asciiTheme="majorHAnsi" w:eastAsia="Times New Roman" w:hAnsiTheme="majorHAnsi" w:cs="Arial"/>
          <w:sz w:val="24"/>
          <w:szCs w:val="24"/>
        </w:rPr>
        <w:t>_LVL2017</w:t>
      </w:r>
      <w:r>
        <w:rPr>
          <w:rFonts w:asciiTheme="majorHAnsi" w:eastAsia="Times New Roman" w:hAnsiTheme="majorHAnsi" w:cs="Arial"/>
          <w:sz w:val="24"/>
          <w:szCs w:val="24"/>
        </w:rPr>
        <w:t>. The values used to produce the graphs are also provided by subregion as output .csv files with the suffix “</w:t>
      </w:r>
      <w:r w:rsidRPr="00833B1F">
        <w:rPr>
          <w:rFonts w:asciiTheme="majorHAnsi" w:eastAsia="Times New Roman" w:hAnsiTheme="majorHAnsi" w:cs="Arial"/>
          <w:sz w:val="24"/>
          <w:szCs w:val="24"/>
        </w:rPr>
        <w:t>__plotvals</w:t>
      </w:r>
      <w:r>
        <w:rPr>
          <w:rFonts w:asciiTheme="majorHAnsi" w:eastAsia="Times New Roman" w:hAnsiTheme="majorHAnsi" w:cs="Arial"/>
          <w:sz w:val="24"/>
          <w:szCs w:val="24"/>
        </w:rPr>
        <w:t xml:space="preserve">”, where the column </w:t>
      </w:r>
      <w:r w:rsidRPr="00833B1F">
        <w:rPr>
          <w:rFonts w:asciiTheme="majorHAnsi" w:eastAsia="Times New Roman" w:hAnsiTheme="majorHAnsi" w:cs="Arial"/>
          <w:sz w:val="24"/>
          <w:szCs w:val="24"/>
        </w:rPr>
        <w:t>Year</w:t>
      </w:r>
      <w:r>
        <w:rPr>
          <w:rFonts w:asciiTheme="majorHAnsi" w:eastAsia="Times New Roman" w:hAnsiTheme="majorHAnsi" w:cs="Arial"/>
          <w:sz w:val="24"/>
          <w:szCs w:val="24"/>
        </w:rPr>
        <w:t xml:space="preserve"> is the x axis, and the y axis data for the various components are given by the columns: “</w:t>
      </w:r>
      <w:r w:rsidRPr="00833B1F">
        <w:rPr>
          <w:rFonts w:asciiTheme="majorHAnsi" w:eastAsia="Times New Roman" w:hAnsiTheme="majorHAnsi" w:cs="Arial"/>
          <w:sz w:val="24"/>
          <w:szCs w:val="24"/>
        </w:rPr>
        <w:t>Index_val</w:t>
      </w:r>
      <w:r>
        <w:rPr>
          <w:rFonts w:asciiTheme="majorHAnsi" w:eastAsia="Times New Roman" w:hAnsiTheme="majorHAnsi" w:cs="Arial"/>
          <w:sz w:val="24"/>
          <w:szCs w:val="24"/>
        </w:rPr>
        <w:t>”</w:t>
      </w:r>
      <w:r w:rsidRPr="00833B1F">
        <w:rPr>
          <w:rFonts w:asciiTheme="majorHAnsi" w:eastAsia="Times New Roman" w:hAnsiTheme="majorHAnsi" w:cs="Arial"/>
          <w:sz w:val="24"/>
          <w:szCs w:val="24"/>
        </w:rPr>
        <w:tab/>
      </w:r>
      <w:r>
        <w:rPr>
          <w:rFonts w:asciiTheme="majorHAnsi" w:eastAsia="Times New Roman" w:hAnsiTheme="majorHAnsi" w:cs="Arial"/>
          <w:sz w:val="24"/>
          <w:szCs w:val="24"/>
        </w:rPr>
        <w:t>“</w:t>
      </w:r>
      <w:r w:rsidRPr="00833B1F">
        <w:rPr>
          <w:rFonts w:asciiTheme="majorHAnsi" w:eastAsia="Times New Roman" w:hAnsiTheme="majorHAnsi" w:cs="Arial"/>
          <w:sz w:val="24"/>
          <w:szCs w:val="24"/>
        </w:rPr>
        <w:t>Min_Line</w:t>
      </w:r>
      <w:r>
        <w:rPr>
          <w:rFonts w:asciiTheme="majorHAnsi" w:eastAsia="Times New Roman" w:hAnsiTheme="majorHAnsi" w:cs="Arial"/>
          <w:sz w:val="24"/>
          <w:szCs w:val="24"/>
        </w:rPr>
        <w:t xml:space="preserve">”        </w:t>
      </w:r>
      <w:r w:rsidRPr="00833B1F">
        <w:rPr>
          <w:rFonts w:asciiTheme="majorHAnsi" w:eastAsia="Times New Roman" w:hAnsiTheme="majorHAnsi" w:cs="Arial"/>
          <w:sz w:val="24"/>
          <w:szCs w:val="24"/>
        </w:rPr>
        <w:tab/>
      </w:r>
      <w:r>
        <w:rPr>
          <w:rFonts w:asciiTheme="majorHAnsi" w:eastAsia="Times New Roman" w:hAnsiTheme="majorHAnsi" w:cs="Arial"/>
          <w:sz w:val="24"/>
          <w:szCs w:val="24"/>
        </w:rPr>
        <w:t>“</w:t>
      </w:r>
      <w:r w:rsidRPr="00833B1F">
        <w:rPr>
          <w:rFonts w:asciiTheme="majorHAnsi" w:eastAsia="Times New Roman" w:hAnsiTheme="majorHAnsi" w:cs="Arial"/>
          <w:sz w:val="24"/>
          <w:szCs w:val="24"/>
        </w:rPr>
        <w:t>Upper_bound</w:t>
      </w:r>
      <w:r>
        <w:rPr>
          <w:rFonts w:asciiTheme="majorHAnsi" w:eastAsia="Times New Roman" w:hAnsiTheme="majorHAnsi" w:cs="Arial"/>
          <w:sz w:val="24"/>
          <w:szCs w:val="24"/>
        </w:rPr>
        <w:t>”</w:t>
      </w:r>
      <w:r w:rsidRPr="00833B1F">
        <w:rPr>
          <w:rFonts w:asciiTheme="majorHAnsi" w:eastAsia="Times New Roman" w:hAnsiTheme="majorHAnsi" w:cs="Arial"/>
          <w:sz w:val="24"/>
          <w:szCs w:val="24"/>
        </w:rPr>
        <w:tab/>
      </w:r>
      <w:r>
        <w:rPr>
          <w:rFonts w:asciiTheme="majorHAnsi" w:eastAsia="Times New Roman" w:hAnsiTheme="majorHAnsi" w:cs="Arial"/>
          <w:sz w:val="24"/>
          <w:szCs w:val="24"/>
        </w:rPr>
        <w:t>“</w:t>
      </w:r>
      <w:r w:rsidRPr="00833B1F">
        <w:rPr>
          <w:rFonts w:asciiTheme="majorHAnsi" w:eastAsia="Times New Roman" w:hAnsiTheme="majorHAnsi" w:cs="Arial"/>
          <w:sz w:val="24"/>
          <w:szCs w:val="24"/>
        </w:rPr>
        <w:t>Lower_bound</w:t>
      </w:r>
      <w:r w:rsidRPr="00833B1F">
        <w:rPr>
          <w:rFonts w:asciiTheme="majorHAnsi" w:eastAsia="Times New Roman" w:hAnsiTheme="majorHAnsi" w:cs="Arial"/>
          <w:sz w:val="24"/>
          <w:szCs w:val="24"/>
        </w:rPr>
        <w:tab/>
      </w:r>
      <w:r>
        <w:rPr>
          <w:rFonts w:asciiTheme="majorHAnsi" w:eastAsia="Times New Roman" w:hAnsiTheme="majorHAnsi" w:cs="Arial"/>
          <w:sz w:val="24"/>
          <w:szCs w:val="24"/>
        </w:rPr>
        <w:t>“      ”</w:t>
      </w:r>
      <w:r w:rsidRPr="00833B1F">
        <w:rPr>
          <w:rFonts w:asciiTheme="majorHAnsi" w:eastAsia="Times New Roman" w:hAnsiTheme="majorHAnsi" w:cs="Arial"/>
          <w:sz w:val="24"/>
          <w:szCs w:val="24"/>
        </w:rPr>
        <w:t>loessline</w:t>
      </w:r>
      <w:r>
        <w:rPr>
          <w:rFonts w:asciiTheme="majorHAnsi" w:eastAsia="Times New Roman" w:hAnsiTheme="majorHAnsi" w:cs="Arial"/>
          <w:sz w:val="24"/>
          <w:szCs w:val="24"/>
        </w:rPr>
        <w:t>”.</w:t>
      </w:r>
    </w:p>
    <w:p w14:paraId="708A16E4" w14:textId="6FDFD42C" w:rsidR="00420218" w:rsidRDefault="00420218" w:rsidP="00420218">
      <w:pPr>
        <w:spacing w:after="160" w:line="240" w:lineRule="auto"/>
        <w:rPr>
          <w:rFonts w:asciiTheme="majorHAnsi" w:hAnsiTheme="majorHAnsi" w:cstheme="majorHAnsi"/>
          <w:sz w:val="24"/>
          <w:szCs w:val="24"/>
        </w:rPr>
      </w:pPr>
      <w:bookmarkStart w:id="337" w:name="_Hlk515424337"/>
      <w:r>
        <w:rPr>
          <w:rFonts w:asciiTheme="majorHAnsi" w:hAnsiTheme="majorHAnsi" w:cstheme="majorHAnsi"/>
          <w:sz w:val="24"/>
          <w:szCs w:val="24"/>
        </w:rPr>
        <w:t>The results from the breakpoint analysis should also be plotted on figure s. Again these can be found in</w:t>
      </w:r>
      <w:r w:rsidRPr="001D31FA">
        <w:t xml:space="preserve"> </w:t>
      </w:r>
      <w:r w:rsidRPr="001D31FA">
        <w:rPr>
          <w:rFonts w:asciiTheme="majorHAnsi" w:hAnsiTheme="majorHAnsi" w:cstheme="majorHAnsi"/>
          <w:sz w:val="24"/>
          <w:szCs w:val="24"/>
        </w:rPr>
        <w:t xml:space="preserve">a separate file as per the </w:t>
      </w:r>
      <w:r w:rsidRPr="00833B1F">
        <w:rPr>
          <w:rFonts w:asciiTheme="majorHAnsi" w:eastAsia="Times New Roman" w:hAnsiTheme="majorHAnsi" w:cs="Arial"/>
          <w:sz w:val="24"/>
          <w:szCs w:val="24"/>
        </w:rPr>
        <w:t>_plotvals</w:t>
      </w:r>
      <w:r>
        <w:rPr>
          <w:rFonts w:asciiTheme="majorHAnsi" w:eastAsia="Times New Roman" w:hAnsiTheme="majorHAnsi" w:cs="Arial"/>
          <w:sz w:val="24"/>
          <w:szCs w:val="24"/>
        </w:rPr>
        <w:t>.csv</w:t>
      </w:r>
      <w:r w:rsidRPr="001D31FA">
        <w:rPr>
          <w:rFonts w:asciiTheme="majorHAnsi" w:hAnsiTheme="majorHAnsi" w:cstheme="majorHAnsi"/>
          <w:sz w:val="24"/>
          <w:szCs w:val="24"/>
        </w:rPr>
        <w:t>, but with the suffix “__</w:t>
      </w:r>
      <w:r>
        <w:rPr>
          <w:rFonts w:asciiTheme="majorHAnsi" w:hAnsiTheme="majorHAnsi" w:cstheme="majorHAnsi"/>
          <w:sz w:val="24"/>
          <w:szCs w:val="24"/>
        </w:rPr>
        <w:t>breakpoint</w:t>
      </w:r>
      <w:r w:rsidRPr="001D31FA">
        <w:rPr>
          <w:rFonts w:asciiTheme="majorHAnsi" w:hAnsiTheme="majorHAnsi" w:cstheme="majorHAnsi"/>
          <w:sz w:val="24"/>
          <w:szCs w:val="24"/>
        </w:rPr>
        <w:t>.csv”</w:t>
      </w:r>
      <w:r>
        <w:rPr>
          <w:rFonts w:asciiTheme="majorHAnsi" w:hAnsiTheme="majorHAnsi" w:cstheme="majorHAnsi"/>
          <w:sz w:val="24"/>
          <w:szCs w:val="24"/>
        </w:rPr>
        <w:t xml:space="preserve"> and should be plotted with a dashed line given by the X and Y values of year_X and Breakpoint_Y, and the colour of column ‘Colour’.</w:t>
      </w:r>
    </w:p>
    <w:bookmarkEnd w:id="337"/>
    <w:p w14:paraId="5F42A663" w14:textId="77777777" w:rsidR="00AB58B3" w:rsidRDefault="00AB58B3" w:rsidP="00A606BB">
      <w:pPr>
        <w:rPr>
          <w:rFonts w:asciiTheme="majorHAnsi" w:eastAsia="Times New Roman" w:hAnsiTheme="majorHAnsi" w:cs="Arial"/>
          <w:sz w:val="24"/>
          <w:szCs w:val="24"/>
        </w:rPr>
      </w:pPr>
    </w:p>
    <w:p w14:paraId="15942462" w14:textId="601D9746" w:rsidR="00A606BB" w:rsidRDefault="00A606BB" w:rsidP="00A606BB">
      <w:pPr>
        <w:rPr>
          <w:rFonts w:asciiTheme="majorHAnsi" w:eastAsia="Times New Roman" w:hAnsiTheme="majorHAnsi" w:cs="Arial"/>
          <w:sz w:val="24"/>
          <w:szCs w:val="24"/>
        </w:rPr>
      </w:pPr>
      <w:bookmarkStart w:id="338" w:name="_Hlk515423894"/>
      <w:r w:rsidRPr="00A606BB">
        <w:rPr>
          <w:rFonts w:asciiTheme="majorHAnsi" w:eastAsia="Times New Roman" w:hAnsiTheme="majorHAnsi" w:cs="Arial"/>
          <w:sz w:val="24"/>
          <w:szCs w:val="24"/>
        </w:rPr>
        <w:t>Figure s</w:t>
      </w:r>
      <w:r w:rsidR="00116BA4">
        <w:rPr>
          <w:rFonts w:asciiTheme="majorHAnsi" w:eastAsia="Times New Roman" w:hAnsiTheme="majorHAnsi" w:cs="Arial"/>
          <w:sz w:val="24"/>
          <w:szCs w:val="24"/>
        </w:rPr>
        <w:t xml:space="preserve"> demonstrates the style </w:t>
      </w:r>
      <w:r w:rsidR="00DF49DC">
        <w:rPr>
          <w:rFonts w:asciiTheme="majorHAnsi" w:eastAsia="Times New Roman" w:hAnsiTheme="majorHAnsi" w:cs="Arial"/>
          <w:sz w:val="24"/>
          <w:szCs w:val="24"/>
        </w:rPr>
        <w:t>that</w:t>
      </w:r>
      <w:r w:rsidR="00116BA4">
        <w:rPr>
          <w:rFonts w:asciiTheme="majorHAnsi" w:eastAsia="Times New Roman" w:hAnsiTheme="majorHAnsi" w:cs="Arial"/>
          <w:sz w:val="24"/>
          <w:szCs w:val="24"/>
        </w:rPr>
        <w:t xml:space="preserve"> time series figures by survey should be plotted</w:t>
      </w:r>
      <w:r w:rsidR="00DF49DC">
        <w:rPr>
          <w:rFonts w:asciiTheme="majorHAnsi" w:eastAsia="Times New Roman" w:hAnsiTheme="majorHAnsi" w:cs="Arial"/>
          <w:sz w:val="24"/>
          <w:szCs w:val="24"/>
        </w:rPr>
        <w:t>.</w:t>
      </w:r>
      <w:r w:rsidRPr="00A606BB">
        <w:rPr>
          <w:rFonts w:asciiTheme="majorHAnsi" w:eastAsia="Times New Roman" w:hAnsiTheme="majorHAnsi" w:cs="Arial"/>
          <w:sz w:val="24"/>
          <w:szCs w:val="24"/>
        </w:rPr>
        <w:t xml:space="preserve"> The label for the different sub-divisions is </w:t>
      </w:r>
      <w:r w:rsidR="00BC4E07">
        <w:rPr>
          <w:rFonts w:asciiTheme="majorHAnsi" w:eastAsia="Times New Roman" w:hAnsiTheme="majorHAnsi" w:cs="Arial"/>
          <w:sz w:val="24"/>
          <w:szCs w:val="24"/>
        </w:rPr>
        <w:t xml:space="preserve">given </w:t>
      </w:r>
      <w:r w:rsidRPr="00A606BB">
        <w:rPr>
          <w:rFonts w:asciiTheme="majorHAnsi" w:eastAsia="Times New Roman" w:hAnsiTheme="majorHAnsi" w:cs="Arial"/>
          <w:sz w:val="24"/>
          <w:szCs w:val="24"/>
        </w:rPr>
        <w:t xml:space="preserve">above the </w:t>
      </w:r>
      <w:r w:rsidR="00A20E02">
        <w:rPr>
          <w:rFonts w:asciiTheme="majorHAnsi" w:eastAsia="Times New Roman" w:hAnsiTheme="majorHAnsi" w:cs="Arial"/>
          <w:sz w:val="24"/>
          <w:szCs w:val="24"/>
        </w:rPr>
        <w:t>sub</w:t>
      </w:r>
      <w:r w:rsidRPr="00A606BB">
        <w:rPr>
          <w:rFonts w:asciiTheme="majorHAnsi" w:eastAsia="Times New Roman" w:hAnsiTheme="majorHAnsi" w:cs="Arial"/>
          <w:sz w:val="24"/>
          <w:szCs w:val="24"/>
        </w:rPr>
        <w:t>plot</w:t>
      </w:r>
      <w:r w:rsidR="00150CA7">
        <w:rPr>
          <w:rFonts w:asciiTheme="majorHAnsi" w:eastAsia="Times New Roman" w:hAnsiTheme="majorHAnsi" w:cs="Arial"/>
          <w:sz w:val="24"/>
          <w:szCs w:val="24"/>
        </w:rPr>
        <w:t>, and the sub</w:t>
      </w:r>
      <w:r w:rsidR="00150CA7" w:rsidRPr="00A606BB">
        <w:rPr>
          <w:rFonts w:asciiTheme="majorHAnsi" w:eastAsia="Times New Roman" w:hAnsiTheme="majorHAnsi" w:cs="Arial"/>
          <w:sz w:val="24"/>
          <w:szCs w:val="24"/>
        </w:rPr>
        <w:t>plot labelled ‘sea’ is a time series of the aggregated survey data</w:t>
      </w:r>
      <w:r w:rsidRPr="00A606BB">
        <w:rPr>
          <w:rFonts w:asciiTheme="majorHAnsi" w:eastAsia="Times New Roman" w:hAnsiTheme="majorHAnsi" w:cs="Arial"/>
          <w:sz w:val="24"/>
          <w:szCs w:val="24"/>
        </w:rPr>
        <w:t>. Each mini-heading shows the p value for the supremum F test which demonstrates whether a significant long-term change is evident (the changes are shown by red dashed lines if significant, or a grey dashed line is used to show a mean level for the whole time series). Annual estimates are shown by blue circles with a fitted LOESS smooth plot (black line) with an estimate of spread shown (± 1 standard deviation). The solid horizontal blue line shows the minimum observed data point prior to the most recent six data points</w:t>
      </w:r>
      <w:r w:rsidR="00F164F9">
        <w:rPr>
          <w:rFonts w:asciiTheme="majorHAnsi" w:eastAsia="Times New Roman" w:hAnsiTheme="majorHAnsi" w:cs="Arial"/>
          <w:sz w:val="24"/>
          <w:szCs w:val="24"/>
        </w:rPr>
        <w:t>/years</w:t>
      </w:r>
      <w:r w:rsidRPr="00A606BB">
        <w:rPr>
          <w:rFonts w:asciiTheme="majorHAnsi" w:eastAsia="Times New Roman" w:hAnsiTheme="majorHAnsi" w:cs="Arial"/>
          <w:sz w:val="24"/>
          <w:szCs w:val="24"/>
        </w:rPr>
        <w:t xml:space="preserve"> and two horizontal thin black lines showing the average indicator value for the first and last six years.</w:t>
      </w:r>
    </w:p>
    <w:bookmarkEnd w:id="338"/>
    <w:p w14:paraId="23EB2058" w14:textId="7437BE56" w:rsidR="00AB58B3" w:rsidRDefault="00C63ABC" w:rsidP="00A606BB">
      <w:pPr>
        <w:rPr>
          <w:rFonts w:asciiTheme="majorHAnsi" w:eastAsia="Times New Roman" w:hAnsiTheme="majorHAnsi" w:cs="Arial"/>
          <w:sz w:val="24"/>
          <w:szCs w:val="24"/>
        </w:rPr>
      </w:pPr>
      <w:r>
        <w:rPr>
          <w:rFonts w:asciiTheme="majorHAnsi" w:eastAsia="Times New Roman" w:hAnsiTheme="majorHAnsi" w:cs="Arial"/>
          <w:sz w:val="24"/>
          <w:szCs w:val="24"/>
        </w:rPr>
        <w:t xml:space="preserve">Where graphs or tables are output, these should be accompanied by basic maps that indicate where each subregion is, to put them in a spatial context. </w:t>
      </w:r>
      <w:r w:rsidR="00924AAB">
        <w:rPr>
          <w:rFonts w:asciiTheme="majorHAnsi" w:eastAsia="Times New Roman" w:hAnsiTheme="majorHAnsi" w:cs="Arial"/>
          <w:sz w:val="24"/>
          <w:szCs w:val="24"/>
        </w:rPr>
        <w:t>An e</w:t>
      </w:r>
      <w:r>
        <w:rPr>
          <w:rFonts w:asciiTheme="majorHAnsi" w:eastAsia="Times New Roman" w:hAnsiTheme="majorHAnsi" w:cs="Arial"/>
          <w:sz w:val="24"/>
          <w:szCs w:val="24"/>
        </w:rPr>
        <w:t>xample</w:t>
      </w:r>
      <w:r w:rsidR="00924AAB">
        <w:rPr>
          <w:rFonts w:asciiTheme="majorHAnsi" w:eastAsia="Times New Roman" w:hAnsiTheme="majorHAnsi" w:cs="Arial"/>
          <w:sz w:val="24"/>
          <w:szCs w:val="24"/>
        </w:rPr>
        <w:t xml:space="preserve"> </w:t>
      </w:r>
      <w:r>
        <w:rPr>
          <w:rFonts w:asciiTheme="majorHAnsi" w:eastAsia="Times New Roman" w:hAnsiTheme="majorHAnsi" w:cs="Arial"/>
          <w:sz w:val="24"/>
          <w:szCs w:val="24"/>
        </w:rPr>
        <w:t xml:space="preserve">of these maps </w:t>
      </w:r>
      <w:r w:rsidR="0028213D">
        <w:rPr>
          <w:rFonts w:asciiTheme="majorHAnsi" w:eastAsia="Times New Roman" w:hAnsiTheme="majorHAnsi" w:cs="Arial"/>
          <w:sz w:val="24"/>
          <w:szCs w:val="24"/>
        </w:rPr>
        <w:t>is</w:t>
      </w:r>
      <w:r>
        <w:rPr>
          <w:rFonts w:asciiTheme="majorHAnsi" w:eastAsia="Times New Roman" w:hAnsiTheme="majorHAnsi" w:cs="Arial"/>
          <w:sz w:val="24"/>
          <w:szCs w:val="24"/>
        </w:rPr>
        <w:t xml:space="preserve"> provided in </w:t>
      </w:r>
      <w:r w:rsidRPr="00DF49DC">
        <w:rPr>
          <w:rFonts w:asciiTheme="majorHAnsi" w:eastAsia="Times New Roman" w:hAnsiTheme="majorHAnsi" w:cs="Arial"/>
          <w:sz w:val="24"/>
          <w:szCs w:val="24"/>
          <w:highlight w:val="yellow"/>
        </w:rPr>
        <w:t>figure c</w:t>
      </w:r>
      <w:r>
        <w:rPr>
          <w:rFonts w:asciiTheme="majorHAnsi" w:eastAsia="Times New Roman" w:hAnsiTheme="majorHAnsi" w:cs="Arial"/>
          <w:sz w:val="24"/>
          <w:szCs w:val="24"/>
        </w:rPr>
        <w:t xml:space="preserve"> below these graphs, in the table outputs section.</w:t>
      </w:r>
    </w:p>
    <w:p w14:paraId="22F45200" w14:textId="50894EDD" w:rsidR="00420218" w:rsidRDefault="00420218" w:rsidP="00A606BB">
      <w:pPr>
        <w:rPr>
          <w:rFonts w:asciiTheme="majorHAnsi" w:eastAsia="Times New Roman" w:hAnsiTheme="majorHAnsi" w:cs="Arial"/>
          <w:sz w:val="24"/>
          <w:szCs w:val="24"/>
        </w:rPr>
      </w:pPr>
    </w:p>
    <w:p w14:paraId="55E8323C" w14:textId="0650DAB7" w:rsidR="00420218" w:rsidRDefault="00420218" w:rsidP="00A606BB">
      <w:pPr>
        <w:rPr>
          <w:rFonts w:asciiTheme="majorHAnsi" w:eastAsia="Times New Roman" w:hAnsiTheme="majorHAnsi" w:cs="Arial"/>
          <w:sz w:val="24"/>
          <w:szCs w:val="24"/>
        </w:rPr>
      </w:pPr>
    </w:p>
    <w:p w14:paraId="61091B6D" w14:textId="02D7E472" w:rsidR="00420218" w:rsidRDefault="00420218" w:rsidP="00A606BB">
      <w:pPr>
        <w:rPr>
          <w:rFonts w:asciiTheme="majorHAnsi" w:eastAsia="Times New Roman" w:hAnsiTheme="majorHAnsi" w:cs="Arial"/>
          <w:sz w:val="24"/>
          <w:szCs w:val="24"/>
        </w:rPr>
      </w:pPr>
    </w:p>
    <w:p w14:paraId="57EC3EAD" w14:textId="216F569A" w:rsidR="00420218" w:rsidRDefault="00420218" w:rsidP="00A606BB">
      <w:pPr>
        <w:rPr>
          <w:rFonts w:asciiTheme="majorHAnsi" w:eastAsia="Times New Roman" w:hAnsiTheme="majorHAnsi" w:cs="Arial"/>
          <w:sz w:val="24"/>
          <w:szCs w:val="24"/>
        </w:rPr>
      </w:pPr>
    </w:p>
    <w:p w14:paraId="714AC66C" w14:textId="5AFB0429" w:rsidR="00420218" w:rsidRDefault="00420218" w:rsidP="00A606BB">
      <w:pPr>
        <w:rPr>
          <w:rFonts w:asciiTheme="majorHAnsi" w:eastAsia="Times New Roman" w:hAnsiTheme="majorHAnsi" w:cs="Arial"/>
          <w:sz w:val="24"/>
          <w:szCs w:val="24"/>
        </w:rPr>
      </w:pPr>
    </w:p>
    <w:p w14:paraId="48AB4C85" w14:textId="206EC07C" w:rsidR="00AB58B3" w:rsidRDefault="00AB58B3" w:rsidP="00A606BB">
      <w:pPr>
        <w:rPr>
          <w:rFonts w:asciiTheme="majorHAnsi" w:eastAsia="Times New Roman" w:hAnsiTheme="majorHAnsi" w:cs="Arial"/>
          <w:sz w:val="24"/>
          <w:szCs w:val="24"/>
        </w:rPr>
      </w:pPr>
    </w:p>
    <w:p w14:paraId="0E237A40" w14:textId="198DD0A5" w:rsidR="00AB58B3" w:rsidRDefault="00420218" w:rsidP="00A606BB">
      <w:pPr>
        <w:rPr>
          <w:rFonts w:asciiTheme="majorHAnsi" w:eastAsia="Times New Roman" w:hAnsiTheme="majorHAnsi" w:cs="Arial"/>
          <w:sz w:val="24"/>
          <w:szCs w:val="24"/>
        </w:rPr>
      </w:pPr>
      <w:r>
        <w:rPr>
          <w:noProof/>
        </w:rPr>
        <w:lastRenderedPageBreak/>
        <w:drawing>
          <wp:anchor distT="0" distB="0" distL="114300" distR="114300" simplePos="0" relativeHeight="251679744" behindDoc="0" locked="0" layoutInCell="1" allowOverlap="1" wp14:anchorId="3950BDC9" wp14:editId="2525C4A0">
            <wp:simplePos x="0" y="0"/>
            <wp:positionH relativeFrom="column">
              <wp:posOffset>33443</wp:posOffset>
            </wp:positionH>
            <wp:positionV relativeFrom="paragraph">
              <wp:posOffset>0</wp:posOffset>
            </wp:positionV>
            <wp:extent cx="5748655" cy="4080510"/>
            <wp:effectExtent l="0" t="0" r="4445" b="0"/>
            <wp:wrapThrough wrapText="bothSides">
              <wp:wrapPolygon edited="0">
                <wp:start x="0" y="0"/>
                <wp:lineTo x="0" y="21479"/>
                <wp:lineTo x="21545" y="21479"/>
                <wp:lineTo x="2154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451" t="1865" r="4264" b="31212"/>
                    <a:stretch/>
                  </pic:blipFill>
                  <pic:spPr bwMode="auto">
                    <a:xfrm>
                      <a:off x="0" y="0"/>
                      <a:ext cx="5748655" cy="4080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FF9B00" w14:textId="3EF03E11" w:rsidR="00A30F0F" w:rsidRDefault="00A606BB" w:rsidP="00D66F86">
      <w:pPr>
        <w:rPr>
          <w:rFonts w:asciiTheme="majorHAnsi" w:eastAsia="Times New Roman" w:hAnsiTheme="majorHAnsi" w:cs="Arial"/>
          <w:sz w:val="24"/>
          <w:szCs w:val="24"/>
        </w:rPr>
      </w:pPr>
      <w:bookmarkStart w:id="339" w:name="_Hlk515424029"/>
      <w:r w:rsidRPr="00A606BB">
        <w:rPr>
          <w:rFonts w:asciiTheme="majorHAnsi" w:eastAsia="Times New Roman" w:hAnsiTheme="majorHAnsi" w:cs="Arial"/>
          <w:sz w:val="24"/>
          <w:szCs w:val="24"/>
        </w:rPr>
        <w:t xml:space="preserve">Figure s: Time series of </w:t>
      </w:r>
      <w:r w:rsidR="009C149B">
        <w:rPr>
          <w:rFonts w:asciiTheme="majorHAnsi" w:eastAsia="Times New Roman" w:hAnsiTheme="majorHAnsi" w:cs="Arial"/>
          <w:sz w:val="24"/>
          <w:szCs w:val="24"/>
        </w:rPr>
        <w:t>LFI</w:t>
      </w:r>
      <w:r w:rsidRPr="00A606BB">
        <w:rPr>
          <w:rFonts w:asciiTheme="majorHAnsi" w:eastAsia="Times New Roman" w:hAnsiTheme="majorHAnsi" w:cs="Arial"/>
          <w:sz w:val="24"/>
          <w:szCs w:val="24"/>
        </w:rPr>
        <w:t xml:space="preserve"> for each sub-division </w:t>
      </w:r>
      <w:r w:rsidR="0011637E">
        <w:rPr>
          <w:rFonts w:asciiTheme="majorHAnsi" w:eastAsia="Times New Roman" w:hAnsiTheme="majorHAnsi" w:cs="Arial"/>
          <w:sz w:val="24"/>
          <w:szCs w:val="24"/>
        </w:rPr>
        <w:t>output from</w:t>
      </w:r>
      <w:r w:rsidRPr="00A606BB">
        <w:rPr>
          <w:rFonts w:asciiTheme="majorHAnsi" w:eastAsia="Times New Roman" w:hAnsiTheme="majorHAnsi" w:cs="Arial"/>
          <w:sz w:val="24"/>
          <w:szCs w:val="24"/>
        </w:rPr>
        <w:t xml:space="preserve"> the GNSIntOT1 survey</w:t>
      </w:r>
    </w:p>
    <w:bookmarkEnd w:id="339"/>
    <w:p w14:paraId="7C89B3E0" w14:textId="0E44956E" w:rsidR="00AB58B3" w:rsidRDefault="00AB58B3" w:rsidP="00B35122">
      <w:pPr>
        <w:spacing w:after="160" w:line="259" w:lineRule="auto"/>
        <w:rPr>
          <w:rFonts w:asciiTheme="majorHAnsi" w:hAnsiTheme="majorHAnsi" w:cstheme="majorHAnsi"/>
          <w:b/>
          <w:sz w:val="24"/>
          <w:szCs w:val="24"/>
          <w:u w:val="single"/>
        </w:rPr>
      </w:pPr>
    </w:p>
    <w:p w14:paraId="7AF280FA" w14:textId="0A38E7F1" w:rsidR="00AB58B3" w:rsidRDefault="00AB58B3" w:rsidP="00B35122">
      <w:pPr>
        <w:spacing w:after="160" w:line="259" w:lineRule="auto"/>
        <w:rPr>
          <w:rFonts w:asciiTheme="majorHAnsi" w:hAnsiTheme="majorHAnsi" w:cstheme="majorHAnsi"/>
          <w:b/>
          <w:sz w:val="24"/>
          <w:szCs w:val="24"/>
          <w:u w:val="single"/>
        </w:rPr>
      </w:pPr>
    </w:p>
    <w:p w14:paraId="4426C9BD" w14:textId="1F16328D" w:rsidR="00BF4D63" w:rsidRDefault="00BF4D63" w:rsidP="00B35122">
      <w:pPr>
        <w:spacing w:after="160" w:line="259" w:lineRule="auto"/>
        <w:rPr>
          <w:rFonts w:asciiTheme="majorHAnsi" w:hAnsiTheme="majorHAnsi" w:cstheme="majorHAnsi"/>
          <w:b/>
          <w:sz w:val="24"/>
          <w:szCs w:val="24"/>
          <w:u w:val="single"/>
        </w:rPr>
      </w:pPr>
    </w:p>
    <w:p w14:paraId="319E0B5D" w14:textId="1726B4D9" w:rsidR="00BF4D63" w:rsidRDefault="00BF4D63" w:rsidP="00B35122">
      <w:pPr>
        <w:spacing w:after="160" w:line="259" w:lineRule="auto"/>
        <w:rPr>
          <w:rFonts w:asciiTheme="majorHAnsi" w:hAnsiTheme="majorHAnsi" w:cstheme="majorHAnsi"/>
          <w:b/>
          <w:sz w:val="24"/>
          <w:szCs w:val="24"/>
          <w:u w:val="single"/>
        </w:rPr>
      </w:pPr>
    </w:p>
    <w:p w14:paraId="42F495F0" w14:textId="3C28FF5D" w:rsidR="00BF4D63" w:rsidRDefault="00BF4D63" w:rsidP="00B35122">
      <w:pPr>
        <w:spacing w:after="160" w:line="259" w:lineRule="auto"/>
        <w:rPr>
          <w:rFonts w:asciiTheme="majorHAnsi" w:hAnsiTheme="majorHAnsi" w:cstheme="majorHAnsi"/>
          <w:b/>
          <w:sz w:val="24"/>
          <w:szCs w:val="24"/>
          <w:u w:val="single"/>
        </w:rPr>
      </w:pPr>
    </w:p>
    <w:p w14:paraId="0BD97133" w14:textId="2FD85FE9" w:rsidR="00BF4D63" w:rsidRDefault="00BF4D63" w:rsidP="00B35122">
      <w:pPr>
        <w:spacing w:after="160" w:line="259" w:lineRule="auto"/>
        <w:rPr>
          <w:rFonts w:asciiTheme="majorHAnsi" w:hAnsiTheme="majorHAnsi" w:cstheme="majorHAnsi"/>
          <w:b/>
          <w:sz w:val="24"/>
          <w:szCs w:val="24"/>
          <w:u w:val="single"/>
        </w:rPr>
      </w:pPr>
    </w:p>
    <w:p w14:paraId="1AE431D5" w14:textId="3F587718" w:rsidR="00BF4D63" w:rsidRDefault="00BF4D63" w:rsidP="00B35122">
      <w:pPr>
        <w:spacing w:after="160" w:line="259" w:lineRule="auto"/>
        <w:rPr>
          <w:rFonts w:asciiTheme="majorHAnsi" w:hAnsiTheme="majorHAnsi" w:cstheme="majorHAnsi"/>
          <w:b/>
          <w:sz w:val="24"/>
          <w:szCs w:val="24"/>
          <w:u w:val="single"/>
        </w:rPr>
      </w:pPr>
    </w:p>
    <w:p w14:paraId="3FDDAED5" w14:textId="3688F66C" w:rsidR="00BF4D63" w:rsidRDefault="00BF4D63" w:rsidP="00B35122">
      <w:pPr>
        <w:spacing w:after="160" w:line="259" w:lineRule="auto"/>
        <w:rPr>
          <w:rFonts w:asciiTheme="majorHAnsi" w:hAnsiTheme="majorHAnsi" w:cstheme="majorHAnsi"/>
          <w:b/>
          <w:sz w:val="24"/>
          <w:szCs w:val="24"/>
          <w:u w:val="single"/>
        </w:rPr>
      </w:pPr>
    </w:p>
    <w:p w14:paraId="3F626D4B" w14:textId="3E07AAD7" w:rsidR="00BF4D63" w:rsidRDefault="00BF4D63" w:rsidP="00B35122">
      <w:pPr>
        <w:spacing w:after="160" w:line="259" w:lineRule="auto"/>
        <w:rPr>
          <w:rFonts w:asciiTheme="majorHAnsi" w:hAnsiTheme="majorHAnsi" w:cstheme="majorHAnsi"/>
          <w:b/>
          <w:sz w:val="24"/>
          <w:szCs w:val="24"/>
          <w:u w:val="single"/>
        </w:rPr>
      </w:pPr>
    </w:p>
    <w:p w14:paraId="4731D6B7" w14:textId="5E0717CD" w:rsidR="00BF4D63" w:rsidRDefault="00BF4D63" w:rsidP="00B35122">
      <w:pPr>
        <w:spacing w:after="160" w:line="259" w:lineRule="auto"/>
        <w:rPr>
          <w:rFonts w:asciiTheme="majorHAnsi" w:hAnsiTheme="majorHAnsi" w:cstheme="majorHAnsi"/>
          <w:b/>
          <w:sz w:val="24"/>
          <w:szCs w:val="24"/>
          <w:u w:val="single"/>
        </w:rPr>
      </w:pPr>
    </w:p>
    <w:p w14:paraId="5128EDD6" w14:textId="2A3906D5" w:rsidR="00BF4D63" w:rsidRDefault="00BF4D63" w:rsidP="00B35122">
      <w:pPr>
        <w:spacing w:after="160" w:line="259" w:lineRule="auto"/>
        <w:rPr>
          <w:rFonts w:asciiTheme="majorHAnsi" w:hAnsiTheme="majorHAnsi" w:cstheme="majorHAnsi"/>
          <w:b/>
          <w:sz w:val="24"/>
          <w:szCs w:val="24"/>
          <w:u w:val="single"/>
        </w:rPr>
      </w:pPr>
    </w:p>
    <w:p w14:paraId="68C7D5EB" w14:textId="55668F95" w:rsidR="00BF4D63" w:rsidRDefault="00BF4D63" w:rsidP="00B35122">
      <w:pPr>
        <w:spacing w:after="160" w:line="259" w:lineRule="auto"/>
        <w:rPr>
          <w:rFonts w:asciiTheme="majorHAnsi" w:hAnsiTheme="majorHAnsi" w:cstheme="majorHAnsi"/>
          <w:b/>
          <w:sz w:val="24"/>
          <w:szCs w:val="24"/>
          <w:u w:val="single"/>
        </w:rPr>
      </w:pPr>
    </w:p>
    <w:p w14:paraId="5A9F2098" w14:textId="25B23C6A" w:rsidR="00BF4D63" w:rsidRDefault="00BF4D63" w:rsidP="00B35122">
      <w:pPr>
        <w:spacing w:after="160" w:line="259" w:lineRule="auto"/>
        <w:rPr>
          <w:rFonts w:asciiTheme="majorHAnsi" w:hAnsiTheme="majorHAnsi" w:cstheme="majorHAnsi"/>
          <w:b/>
          <w:sz w:val="24"/>
          <w:szCs w:val="24"/>
          <w:u w:val="single"/>
        </w:rPr>
      </w:pPr>
    </w:p>
    <w:p w14:paraId="1602E451" w14:textId="49C68326" w:rsidR="00B35122" w:rsidRPr="00A0172E" w:rsidRDefault="00B35122" w:rsidP="00B35122">
      <w:pPr>
        <w:spacing w:after="160" w:line="259" w:lineRule="auto"/>
        <w:rPr>
          <w:rFonts w:asciiTheme="majorHAnsi" w:hAnsiTheme="majorHAnsi" w:cstheme="majorHAnsi"/>
          <w:b/>
          <w:sz w:val="24"/>
          <w:szCs w:val="24"/>
          <w:u w:val="single"/>
        </w:rPr>
      </w:pPr>
      <w:r w:rsidRPr="00A0172E">
        <w:rPr>
          <w:rFonts w:asciiTheme="majorHAnsi" w:hAnsiTheme="majorHAnsi" w:cstheme="majorHAnsi"/>
          <w:b/>
          <w:sz w:val="24"/>
          <w:szCs w:val="24"/>
          <w:u w:val="single"/>
        </w:rPr>
        <w:lastRenderedPageBreak/>
        <w:t>Table outputs</w:t>
      </w:r>
    </w:p>
    <w:p w14:paraId="6BEEF068" w14:textId="497DA4EB" w:rsidR="00C3563F" w:rsidRDefault="00C3563F" w:rsidP="00C3563F">
      <w:pPr>
        <w:spacing w:after="0" w:line="240" w:lineRule="auto"/>
        <w:rPr>
          <w:rFonts w:asciiTheme="majorHAnsi" w:eastAsia="Times New Roman" w:hAnsiTheme="majorHAnsi" w:cstheme="majorHAnsi"/>
          <w:sz w:val="24"/>
          <w:szCs w:val="24"/>
          <w:lang w:eastAsia="en-GB"/>
        </w:rPr>
      </w:pPr>
      <w:bookmarkStart w:id="340" w:name="_Hlk515424944"/>
      <w:r>
        <w:rPr>
          <w:rFonts w:asciiTheme="majorHAnsi" w:eastAsia="Times New Roman" w:hAnsiTheme="majorHAnsi" w:cstheme="majorHAnsi"/>
          <w:sz w:val="24"/>
          <w:szCs w:val="24"/>
          <w:lang w:eastAsia="en-GB"/>
        </w:rPr>
        <w:t>Tables should be output in an “extended results” tab, alongside any other survey-specific detailed outputs that the user has requested. For example if the user has chosen all of the following options, the outputs should be generated together, presented survey-by survey:</w:t>
      </w:r>
    </w:p>
    <w:p w14:paraId="4889A7CA" w14:textId="77777777" w:rsidR="00C3563F" w:rsidRPr="00D54219" w:rsidRDefault="00C3563F" w:rsidP="00C3563F">
      <w:pPr>
        <w:spacing w:after="0" w:line="240" w:lineRule="auto"/>
        <w:rPr>
          <w:rFonts w:asciiTheme="majorHAnsi" w:eastAsia="Times New Roman" w:hAnsiTheme="majorHAnsi" w:cstheme="majorHAnsi"/>
          <w:sz w:val="24"/>
          <w:szCs w:val="24"/>
          <w:lang w:eastAsia="en-GB"/>
        </w:rPr>
      </w:pPr>
      <w:r w:rsidRPr="00D54219">
        <w:rPr>
          <w:rFonts w:asciiTheme="majorHAnsi" w:eastAsia="Times New Roman" w:hAnsiTheme="majorHAnsi" w:cstheme="majorHAnsi"/>
          <w:sz w:val="24"/>
          <w:szCs w:val="24"/>
          <w:lang w:eastAsia="en-GB"/>
        </w:rPr>
        <w:t>•</w:t>
      </w:r>
      <w:r w:rsidRPr="00D54219">
        <w:rPr>
          <w:rFonts w:asciiTheme="majorHAnsi" w:eastAsia="Times New Roman" w:hAnsiTheme="majorHAnsi" w:cstheme="majorHAnsi"/>
          <w:sz w:val="24"/>
          <w:szCs w:val="24"/>
          <w:lang w:eastAsia="en-GB"/>
        </w:rPr>
        <w:tab/>
        <w:t xml:space="preserve">Produce time series figures by survey. Extended results, </w:t>
      </w:r>
      <w:r>
        <w:rPr>
          <w:rFonts w:asciiTheme="majorHAnsi" w:eastAsia="Times New Roman" w:hAnsiTheme="majorHAnsi" w:cstheme="majorHAnsi"/>
          <w:sz w:val="24"/>
          <w:szCs w:val="24"/>
          <w:lang w:eastAsia="en-GB"/>
        </w:rPr>
        <w:t>(</w:t>
      </w:r>
      <w:r w:rsidRPr="00D54219">
        <w:rPr>
          <w:rFonts w:asciiTheme="majorHAnsi" w:eastAsia="Times New Roman" w:hAnsiTheme="majorHAnsi" w:cstheme="majorHAnsi"/>
          <w:sz w:val="24"/>
          <w:szCs w:val="24"/>
          <w:lang w:eastAsia="en-GB"/>
        </w:rPr>
        <w:t>Boolean</w:t>
      </w:r>
      <w:r>
        <w:rPr>
          <w:rFonts w:asciiTheme="majorHAnsi" w:eastAsia="Times New Roman" w:hAnsiTheme="majorHAnsi" w:cstheme="majorHAnsi"/>
          <w:sz w:val="24"/>
          <w:szCs w:val="24"/>
          <w:lang w:eastAsia="en-GB"/>
        </w:rPr>
        <w:t>=</w:t>
      </w:r>
      <w:r w:rsidRPr="00D54219">
        <w:rPr>
          <w:rFonts w:asciiTheme="majorHAnsi" w:eastAsia="Times New Roman" w:hAnsiTheme="majorHAnsi" w:cstheme="majorHAnsi"/>
          <w:sz w:val="24"/>
          <w:szCs w:val="24"/>
          <w:lang w:eastAsia="en-GB"/>
        </w:rPr>
        <w:t>y).</w:t>
      </w:r>
    </w:p>
    <w:p w14:paraId="63F6BA56" w14:textId="77777777" w:rsidR="00C3563F" w:rsidRDefault="00C3563F" w:rsidP="00C3563F">
      <w:pPr>
        <w:spacing w:after="0" w:line="240" w:lineRule="auto"/>
        <w:rPr>
          <w:rFonts w:asciiTheme="majorHAnsi" w:eastAsia="Times New Roman" w:hAnsiTheme="majorHAnsi" w:cstheme="majorHAnsi"/>
          <w:sz w:val="24"/>
          <w:szCs w:val="24"/>
          <w:lang w:eastAsia="en-GB"/>
        </w:rPr>
      </w:pPr>
      <w:r w:rsidRPr="00D54219">
        <w:rPr>
          <w:rFonts w:asciiTheme="majorHAnsi" w:eastAsia="Times New Roman" w:hAnsiTheme="majorHAnsi" w:cstheme="majorHAnsi"/>
          <w:sz w:val="24"/>
          <w:szCs w:val="24"/>
          <w:lang w:eastAsia="en-GB"/>
        </w:rPr>
        <w:t>•</w:t>
      </w:r>
      <w:r w:rsidRPr="00D54219">
        <w:rPr>
          <w:rFonts w:asciiTheme="majorHAnsi" w:eastAsia="Times New Roman" w:hAnsiTheme="majorHAnsi" w:cstheme="majorHAnsi"/>
          <w:sz w:val="24"/>
          <w:szCs w:val="24"/>
          <w:lang w:eastAsia="en-GB"/>
        </w:rPr>
        <w:tab/>
        <w:t xml:space="preserve">Produce time series tables by survey. Extended results, </w:t>
      </w:r>
      <w:r>
        <w:rPr>
          <w:rFonts w:asciiTheme="majorHAnsi" w:eastAsia="Times New Roman" w:hAnsiTheme="majorHAnsi" w:cstheme="majorHAnsi"/>
          <w:sz w:val="24"/>
          <w:szCs w:val="24"/>
          <w:lang w:eastAsia="en-GB"/>
        </w:rPr>
        <w:t>(</w:t>
      </w:r>
      <w:r w:rsidRPr="00D54219">
        <w:rPr>
          <w:rFonts w:asciiTheme="majorHAnsi" w:eastAsia="Times New Roman" w:hAnsiTheme="majorHAnsi" w:cstheme="majorHAnsi"/>
          <w:sz w:val="24"/>
          <w:szCs w:val="24"/>
          <w:lang w:eastAsia="en-GB"/>
        </w:rPr>
        <w:t>Boolean</w:t>
      </w:r>
      <w:r>
        <w:rPr>
          <w:rFonts w:asciiTheme="majorHAnsi" w:eastAsia="Times New Roman" w:hAnsiTheme="majorHAnsi" w:cstheme="majorHAnsi"/>
          <w:sz w:val="24"/>
          <w:szCs w:val="24"/>
          <w:lang w:eastAsia="en-GB"/>
        </w:rPr>
        <w:t>=</w:t>
      </w:r>
      <w:r w:rsidRPr="00D54219">
        <w:rPr>
          <w:rFonts w:asciiTheme="majorHAnsi" w:eastAsia="Times New Roman" w:hAnsiTheme="majorHAnsi" w:cstheme="majorHAnsi"/>
          <w:sz w:val="24"/>
          <w:szCs w:val="24"/>
          <w:lang w:eastAsia="en-GB"/>
        </w:rPr>
        <w:t>y).</w:t>
      </w:r>
    </w:p>
    <w:p w14:paraId="0B5759CD" w14:textId="77777777" w:rsidR="00C3563F" w:rsidRDefault="00C3563F" w:rsidP="00C3563F">
      <w:pPr>
        <w:spacing w:after="0" w:line="240" w:lineRule="auto"/>
        <w:rPr>
          <w:rFonts w:asciiTheme="majorHAnsi" w:eastAsia="Times New Roman" w:hAnsiTheme="majorHAnsi" w:cstheme="majorHAnsi"/>
          <w:sz w:val="24"/>
          <w:szCs w:val="24"/>
          <w:lang w:eastAsia="en-GB"/>
        </w:rPr>
      </w:pPr>
      <w:r w:rsidRPr="00D54219">
        <w:rPr>
          <w:rFonts w:asciiTheme="majorHAnsi" w:eastAsia="Times New Roman" w:hAnsiTheme="majorHAnsi" w:cstheme="majorHAnsi"/>
          <w:sz w:val="24"/>
          <w:szCs w:val="24"/>
          <w:lang w:eastAsia="en-GB"/>
        </w:rPr>
        <w:t>•</w:t>
      </w:r>
      <w:r w:rsidRPr="00D54219">
        <w:rPr>
          <w:rFonts w:asciiTheme="majorHAnsi" w:eastAsia="Times New Roman" w:hAnsiTheme="majorHAnsi" w:cstheme="majorHAnsi"/>
          <w:sz w:val="24"/>
          <w:szCs w:val="24"/>
          <w:lang w:eastAsia="en-GB"/>
        </w:rPr>
        <w:tab/>
        <w:t xml:space="preserve">Produce table output of the number of samples used in each assessment. Extended results, </w:t>
      </w:r>
      <w:r>
        <w:rPr>
          <w:rFonts w:asciiTheme="majorHAnsi" w:eastAsia="Times New Roman" w:hAnsiTheme="majorHAnsi" w:cstheme="majorHAnsi"/>
          <w:sz w:val="24"/>
          <w:szCs w:val="24"/>
          <w:lang w:eastAsia="en-GB"/>
        </w:rPr>
        <w:t>(</w:t>
      </w:r>
      <w:r w:rsidRPr="00D54219">
        <w:rPr>
          <w:rFonts w:asciiTheme="majorHAnsi" w:eastAsia="Times New Roman" w:hAnsiTheme="majorHAnsi" w:cstheme="majorHAnsi"/>
          <w:sz w:val="24"/>
          <w:szCs w:val="24"/>
          <w:lang w:eastAsia="en-GB"/>
        </w:rPr>
        <w:t>Boolean</w:t>
      </w:r>
      <w:r>
        <w:rPr>
          <w:rFonts w:asciiTheme="majorHAnsi" w:eastAsia="Times New Roman" w:hAnsiTheme="majorHAnsi" w:cstheme="majorHAnsi"/>
          <w:sz w:val="24"/>
          <w:szCs w:val="24"/>
          <w:lang w:eastAsia="en-GB"/>
        </w:rPr>
        <w:t>=</w:t>
      </w:r>
      <w:r w:rsidRPr="00D54219">
        <w:rPr>
          <w:rFonts w:asciiTheme="majorHAnsi" w:eastAsia="Times New Roman" w:hAnsiTheme="majorHAnsi" w:cstheme="majorHAnsi"/>
          <w:sz w:val="24"/>
          <w:szCs w:val="24"/>
          <w:lang w:eastAsia="en-GB"/>
        </w:rPr>
        <w:t>y).</w:t>
      </w:r>
    </w:p>
    <w:bookmarkEnd w:id="340"/>
    <w:p w14:paraId="311CB7CF" w14:textId="77777777" w:rsidR="00C3563F" w:rsidRDefault="00C3563F" w:rsidP="00C3563F">
      <w:pPr>
        <w:spacing w:after="0" w:line="240" w:lineRule="auto"/>
        <w:rPr>
          <w:rFonts w:asciiTheme="majorHAnsi" w:eastAsia="Times New Roman" w:hAnsiTheme="majorHAnsi" w:cstheme="majorHAnsi"/>
          <w:sz w:val="24"/>
          <w:szCs w:val="24"/>
          <w:lang w:eastAsia="en-GB"/>
        </w:rPr>
      </w:pPr>
    </w:p>
    <w:p w14:paraId="07FDB89E" w14:textId="40B44D36" w:rsidR="00B35122" w:rsidRPr="00A0172E" w:rsidRDefault="00B35122" w:rsidP="00B35122">
      <w:pPr>
        <w:rPr>
          <w:rFonts w:asciiTheme="majorHAnsi" w:eastAsia="Times New Roman" w:hAnsiTheme="majorHAnsi" w:cstheme="majorHAnsi"/>
          <w:sz w:val="24"/>
          <w:szCs w:val="24"/>
        </w:rPr>
      </w:pPr>
      <w:r w:rsidRPr="003819DE">
        <w:rPr>
          <w:rFonts w:asciiTheme="majorHAnsi" w:eastAsia="Times New Roman" w:hAnsiTheme="majorHAnsi" w:cstheme="majorHAnsi"/>
          <w:sz w:val="24"/>
          <w:szCs w:val="24"/>
          <w:lang w:eastAsia="en-GB"/>
        </w:rPr>
        <w:fldChar w:fldCharType="begin"/>
      </w:r>
      <w:r w:rsidRPr="003819DE">
        <w:rPr>
          <w:rFonts w:asciiTheme="majorHAnsi" w:eastAsia="Times New Roman" w:hAnsiTheme="majorHAnsi" w:cstheme="majorHAnsi"/>
          <w:sz w:val="24"/>
          <w:szCs w:val="24"/>
          <w:lang w:eastAsia="en-GB"/>
        </w:rPr>
        <w:instrText xml:space="preserve"> REF _Ref511032318 \h  \* MERGEFORMAT </w:instrText>
      </w:r>
      <w:r w:rsidRPr="003819DE">
        <w:rPr>
          <w:rFonts w:asciiTheme="majorHAnsi" w:eastAsia="Times New Roman" w:hAnsiTheme="majorHAnsi" w:cstheme="majorHAnsi"/>
          <w:sz w:val="24"/>
          <w:szCs w:val="24"/>
          <w:lang w:eastAsia="en-GB"/>
        </w:rPr>
      </w:r>
      <w:r w:rsidRPr="003819DE">
        <w:rPr>
          <w:rFonts w:asciiTheme="majorHAnsi" w:eastAsia="Times New Roman" w:hAnsiTheme="majorHAnsi" w:cstheme="majorHAnsi"/>
          <w:sz w:val="24"/>
          <w:szCs w:val="24"/>
          <w:lang w:eastAsia="en-GB"/>
        </w:rPr>
        <w:fldChar w:fldCharType="separate"/>
      </w:r>
      <w:r w:rsidRPr="003819DE">
        <w:rPr>
          <w:rFonts w:asciiTheme="majorHAnsi" w:hAnsiTheme="majorHAnsi" w:cstheme="majorHAnsi"/>
          <w:sz w:val="24"/>
          <w:szCs w:val="24"/>
        </w:rPr>
        <w:t xml:space="preserve">Table </w:t>
      </w:r>
      <w:r w:rsidRPr="003819DE">
        <w:rPr>
          <w:rFonts w:asciiTheme="majorHAnsi" w:hAnsiTheme="majorHAnsi" w:cstheme="majorHAnsi"/>
          <w:noProof/>
          <w:sz w:val="24"/>
          <w:szCs w:val="24"/>
        </w:rPr>
        <w:t>2</w:t>
      </w:r>
      <w:r w:rsidRPr="003819DE">
        <w:rPr>
          <w:rFonts w:asciiTheme="majorHAnsi" w:eastAsia="Times New Roman" w:hAnsiTheme="majorHAnsi" w:cstheme="majorHAnsi"/>
          <w:sz w:val="24"/>
          <w:szCs w:val="24"/>
          <w:lang w:eastAsia="en-GB"/>
        </w:rPr>
        <w:fldChar w:fldCharType="end"/>
      </w:r>
      <w:r>
        <w:rPr>
          <w:rFonts w:asciiTheme="majorHAnsi" w:eastAsia="Times New Roman" w:hAnsiTheme="majorHAnsi" w:cstheme="majorHAnsi"/>
          <w:sz w:val="24"/>
          <w:szCs w:val="24"/>
          <w:lang w:eastAsia="en-GB"/>
        </w:rPr>
        <w:t xml:space="preserve"> is an </w:t>
      </w:r>
      <w:r w:rsidRPr="00A0172E">
        <w:rPr>
          <w:rFonts w:asciiTheme="majorHAnsi" w:eastAsia="Times New Roman" w:hAnsiTheme="majorHAnsi" w:cstheme="majorHAnsi"/>
          <w:sz w:val="24"/>
          <w:szCs w:val="24"/>
        </w:rPr>
        <w:t>example of the</w:t>
      </w:r>
      <w:r w:rsidRPr="00C3563F">
        <w:rPr>
          <w:rFonts w:asciiTheme="majorHAnsi" w:eastAsia="Times New Roman" w:hAnsiTheme="majorHAnsi" w:cstheme="majorHAnsi"/>
          <w:b/>
          <w:sz w:val="24"/>
          <w:szCs w:val="24"/>
        </w:rPr>
        <w:t xml:space="preserve"> results</w:t>
      </w:r>
      <w:r>
        <w:rPr>
          <w:rFonts w:asciiTheme="majorHAnsi" w:eastAsia="Times New Roman" w:hAnsiTheme="majorHAnsi" w:cstheme="majorHAnsi"/>
          <w:sz w:val="24"/>
          <w:szCs w:val="24"/>
        </w:rPr>
        <w:t xml:space="preserve"> tables</w:t>
      </w:r>
      <w:r w:rsidRPr="00A0172E">
        <w:rPr>
          <w:rFonts w:asciiTheme="majorHAnsi" w:eastAsia="Times New Roman" w:hAnsiTheme="majorHAnsi" w:cstheme="majorHAnsi"/>
          <w:sz w:val="24"/>
          <w:szCs w:val="24"/>
        </w:rPr>
        <w:t xml:space="preserve"> that we need to produce using the CEFMAT tool</w:t>
      </w:r>
      <w:r>
        <w:rPr>
          <w:rFonts w:asciiTheme="majorHAnsi" w:eastAsia="Times New Roman" w:hAnsiTheme="majorHAnsi" w:cstheme="majorHAnsi"/>
          <w:sz w:val="24"/>
          <w:szCs w:val="24"/>
        </w:rPr>
        <w:t>. Tables in this format</w:t>
      </w:r>
      <w:r w:rsidRPr="00453144">
        <w:rPr>
          <w:rFonts w:asciiTheme="majorHAnsi" w:eastAsia="Times New Roman" w:hAnsiTheme="majorHAnsi" w:cstheme="majorHAnsi"/>
          <w:sz w:val="24"/>
          <w:szCs w:val="24"/>
        </w:rPr>
        <w:t xml:space="preserve"> should always be output to the user if they have requested the tool to produce </w:t>
      </w:r>
      <w:r>
        <w:rPr>
          <w:rFonts w:asciiTheme="majorHAnsi" w:eastAsia="Times New Roman" w:hAnsiTheme="majorHAnsi" w:cstheme="majorHAnsi"/>
          <w:sz w:val="24"/>
          <w:szCs w:val="24"/>
        </w:rPr>
        <w:t>time series tables</w:t>
      </w:r>
      <w:r w:rsidRPr="00453144">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by </w:t>
      </w:r>
      <w:r w:rsidR="00F50E19">
        <w:rPr>
          <w:rFonts w:asciiTheme="majorHAnsi" w:eastAsia="Times New Roman" w:hAnsiTheme="majorHAnsi" w:cstheme="majorHAnsi"/>
          <w:sz w:val="24"/>
          <w:szCs w:val="24"/>
        </w:rPr>
        <w:t>survey</w:t>
      </w:r>
      <w:r>
        <w:rPr>
          <w:rFonts w:asciiTheme="majorHAnsi" w:eastAsia="Times New Roman" w:hAnsiTheme="majorHAnsi" w:cstheme="majorHAnsi"/>
          <w:sz w:val="24"/>
          <w:szCs w:val="24"/>
        </w:rPr>
        <w:t>,</w:t>
      </w:r>
      <w:r w:rsidRPr="00453144">
        <w:rPr>
          <w:rFonts w:asciiTheme="majorHAnsi" w:eastAsia="Times New Roman" w:hAnsiTheme="majorHAnsi" w:cstheme="majorHAnsi"/>
          <w:sz w:val="24"/>
          <w:szCs w:val="24"/>
        </w:rPr>
        <w:t xml:space="preserve"> and the relevant region has been selected (Celtic Sea and Atlantic or North Sea s</w:t>
      </w:r>
      <w:r w:rsidR="00462727">
        <w:rPr>
          <w:rFonts w:asciiTheme="majorHAnsi" w:eastAsia="Times New Roman" w:hAnsiTheme="majorHAnsi" w:cstheme="majorHAnsi"/>
          <w:sz w:val="24"/>
          <w:szCs w:val="24"/>
        </w:rPr>
        <w:t>urveys</w:t>
      </w:r>
      <w:r w:rsidRPr="00453144">
        <w:rPr>
          <w:rFonts w:asciiTheme="majorHAnsi" w:eastAsia="Times New Roman" w:hAnsiTheme="majorHAnsi" w:cstheme="majorHAnsi"/>
          <w:sz w:val="24"/>
          <w:szCs w:val="24"/>
        </w:rPr>
        <w:t xml:space="preserve"> / both).</w:t>
      </w:r>
    </w:p>
    <w:p w14:paraId="2BA039ED" w14:textId="77777777" w:rsidR="00B35122" w:rsidRPr="00A0172E" w:rsidRDefault="00B35122" w:rsidP="00B35122">
      <w:pPr>
        <w:rPr>
          <w:rFonts w:asciiTheme="majorHAnsi" w:eastAsia="Times New Roman" w:hAnsiTheme="majorHAnsi" w:cstheme="majorHAnsi"/>
          <w:b/>
          <w:sz w:val="24"/>
          <w:szCs w:val="24"/>
        </w:rPr>
      </w:pPr>
      <w:r w:rsidRPr="00A0172E">
        <w:rPr>
          <w:rFonts w:asciiTheme="majorHAnsi" w:eastAsia="Times New Roman" w:hAnsiTheme="majorHAnsi" w:cstheme="majorHAnsi"/>
          <w:sz w:val="24"/>
          <w:szCs w:val="24"/>
        </w:rPr>
        <w:t>In the caption it should be made clear to the user which of the following inputs the table belongs to:</w:t>
      </w:r>
    </w:p>
    <w:p w14:paraId="3CDAF93D" w14:textId="77777777" w:rsidR="00B35122" w:rsidRPr="00A0172E" w:rsidRDefault="00B35122" w:rsidP="00B35122">
      <w:pPr>
        <w:pStyle w:val="ListParagraph"/>
        <w:numPr>
          <w:ilvl w:val="0"/>
          <w:numId w:val="56"/>
        </w:numPr>
        <w:rPr>
          <w:rFonts w:asciiTheme="majorHAnsi" w:eastAsia="Times New Roman" w:hAnsiTheme="majorHAnsi" w:cstheme="majorHAnsi"/>
          <w:sz w:val="24"/>
          <w:szCs w:val="24"/>
        </w:rPr>
      </w:pPr>
      <w:r w:rsidRPr="00A0172E">
        <w:rPr>
          <w:rFonts w:asciiTheme="majorHAnsi" w:eastAsia="Times New Roman" w:hAnsiTheme="majorHAnsi" w:cstheme="majorHAnsi"/>
          <w:sz w:val="24"/>
          <w:szCs w:val="24"/>
        </w:rPr>
        <w:t>Survey (acronym) and sub-region</w:t>
      </w:r>
    </w:p>
    <w:p w14:paraId="37985F38" w14:textId="77777777" w:rsidR="00B35122" w:rsidRDefault="00B35122" w:rsidP="00B35122">
      <w:pPr>
        <w:pStyle w:val="ListParagraph"/>
        <w:numPr>
          <w:ilvl w:val="0"/>
          <w:numId w:val="56"/>
        </w:numPr>
        <w:rPr>
          <w:rFonts w:asciiTheme="majorHAnsi" w:eastAsia="Times New Roman" w:hAnsiTheme="majorHAnsi" w:cstheme="majorHAnsi"/>
          <w:sz w:val="24"/>
          <w:szCs w:val="24"/>
        </w:rPr>
      </w:pPr>
      <w:r w:rsidRPr="00A0172E">
        <w:rPr>
          <w:rFonts w:asciiTheme="majorHAnsi" w:eastAsia="Times New Roman" w:hAnsiTheme="majorHAnsi" w:cstheme="majorHAnsi"/>
          <w:sz w:val="24"/>
          <w:szCs w:val="24"/>
        </w:rPr>
        <w:t>Time period</w:t>
      </w:r>
      <w:r>
        <w:rPr>
          <w:rFonts w:asciiTheme="majorHAnsi" w:eastAsia="Times New Roman" w:hAnsiTheme="majorHAnsi" w:cstheme="majorHAnsi"/>
          <w:sz w:val="24"/>
          <w:szCs w:val="24"/>
        </w:rPr>
        <w:t xml:space="preserve"> that the user has requested to assess</w:t>
      </w:r>
    </w:p>
    <w:p w14:paraId="610B56A3" w14:textId="65875BE8" w:rsidR="00705E06" w:rsidRDefault="00A16FC1" w:rsidP="004A5C94">
      <w:pPr>
        <w:rPr>
          <w:rFonts w:asciiTheme="majorHAnsi" w:eastAsia="Times New Roman" w:hAnsiTheme="majorHAnsi" w:cstheme="majorHAnsi"/>
          <w:sz w:val="24"/>
          <w:szCs w:val="24"/>
        </w:rPr>
      </w:pPr>
      <w:bookmarkStart w:id="341" w:name="_Hlk515426126"/>
      <w:r>
        <w:rPr>
          <w:rFonts w:asciiTheme="majorHAnsi" w:eastAsia="Times New Roman" w:hAnsiTheme="majorHAnsi" w:cstheme="majorHAnsi"/>
          <w:sz w:val="24"/>
          <w:szCs w:val="24"/>
        </w:rPr>
        <w:t>By</w:t>
      </w:r>
      <w:r w:rsidR="00B35122">
        <w:rPr>
          <w:rFonts w:asciiTheme="majorHAnsi" w:eastAsia="Times New Roman" w:hAnsiTheme="majorHAnsi" w:cstheme="majorHAnsi"/>
          <w:sz w:val="24"/>
          <w:szCs w:val="24"/>
        </w:rPr>
        <w:t xml:space="preserve"> running the script these tables </w:t>
      </w:r>
      <w:r>
        <w:rPr>
          <w:rFonts w:asciiTheme="majorHAnsi" w:eastAsia="Times New Roman" w:hAnsiTheme="majorHAnsi" w:cstheme="majorHAnsi"/>
          <w:sz w:val="24"/>
          <w:szCs w:val="24"/>
        </w:rPr>
        <w:t>will be</w:t>
      </w:r>
      <w:r w:rsidR="00B35122">
        <w:rPr>
          <w:rFonts w:asciiTheme="majorHAnsi" w:eastAsia="Times New Roman" w:hAnsiTheme="majorHAnsi" w:cstheme="majorHAnsi"/>
          <w:sz w:val="24"/>
          <w:szCs w:val="24"/>
        </w:rPr>
        <w:t xml:space="preserve"> output into the folder </w:t>
      </w:r>
      <w:r w:rsidR="00EF4C4A">
        <w:rPr>
          <w:rFonts w:asciiTheme="majorHAnsi" w:eastAsia="Times New Roman" w:hAnsiTheme="majorHAnsi" w:cstheme="majorHAnsi"/>
          <w:sz w:val="24"/>
          <w:szCs w:val="24"/>
        </w:rPr>
        <w:t>LFI</w:t>
      </w:r>
      <w:r w:rsidR="00B35122">
        <w:rPr>
          <w:rFonts w:asciiTheme="majorHAnsi" w:eastAsia="Times New Roman" w:hAnsiTheme="majorHAnsi" w:cstheme="majorHAnsi"/>
          <w:sz w:val="24"/>
          <w:szCs w:val="24"/>
        </w:rPr>
        <w:t>/Outputs, and are given in</w:t>
      </w:r>
      <w:r>
        <w:rPr>
          <w:rFonts w:asciiTheme="majorHAnsi" w:eastAsia="Times New Roman" w:hAnsiTheme="majorHAnsi" w:cstheme="majorHAnsi"/>
          <w:sz w:val="24"/>
          <w:szCs w:val="24"/>
        </w:rPr>
        <w:t xml:space="preserve"> </w:t>
      </w:r>
      <w:r w:rsidR="0068350B">
        <w:rPr>
          <w:rFonts w:asciiTheme="majorHAnsi" w:eastAsia="Times New Roman" w:hAnsiTheme="majorHAnsi" w:cstheme="majorHAnsi"/>
          <w:sz w:val="24"/>
          <w:szCs w:val="24"/>
        </w:rPr>
        <w:t>three</w:t>
      </w:r>
      <w:r>
        <w:rPr>
          <w:rFonts w:asciiTheme="majorHAnsi" w:eastAsia="Times New Roman" w:hAnsiTheme="majorHAnsi" w:cstheme="majorHAnsi"/>
          <w:sz w:val="24"/>
          <w:szCs w:val="24"/>
        </w:rPr>
        <w:t xml:space="preserve"> formats – one where the results are</w:t>
      </w:r>
      <w:r w:rsidR="0068350B">
        <w:rPr>
          <w:rFonts w:asciiTheme="majorHAnsi" w:eastAsia="Times New Roman" w:hAnsiTheme="majorHAnsi" w:cstheme="majorHAnsi"/>
          <w:sz w:val="24"/>
          <w:szCs w:val="24"/>
        </w:rPr>
        <w:t xml:space="preserve"> aggregated for the entire survey area, one where they are</w:t>
      </w:r>
      <w:r>
        <w:rPr>
          <w:rFonts w:asciiTheme="majorHAnsi" w:eastAsia="Times New Roman" w:hAnsiTheme="majorHAnsi" w:cstheme="majorHAnsi"/>
          <w:sz w:val="24"/>
          <w:szCs w:val="24"/>
        </w:rPr>
        <w:t xml:space="preserve"> averaged by subregion, </w:t>
      </w:r>
      <w:r w:rsidR="0068350B">
        <w:rPr>
          <w:rFonts w:asciiTheme="majorHAnsi" w:eastAsia="Times New Roman" w:hAnsiTheme="majorHAnsi" w:cstheme="majorHAnsi"/>
          <w:sz w:val="24"/>
          <w:szCs w:val="24"/>
        </w:rPr>
        <w:t xml:space="preserve">and </w:t>
      </w:r>
      <w:r>
        <w:rPr>
          <w:rFonts w:asciiTheme="majorHAnsi" w:eastAsia="Times New Roman" w:hAnsiTheme="majorHAnsi" w:cstheme="majorHAnsi"/>
          <w:sz w:val="24"/>
          <w:szCs w:val="24"/>
        </w:rPr>
        <w:t xml:space="preserve">another where they are averaged by sample stratum (a finer resolution). </w:t>
      </w:r>
      <w:r w:rsidR="00705E06">
        <w:rPr>
          <w:rFonts w:asciiTheme="majorHAnsi" w:eastAsia="Times New Roman" w:hAnsiTheme="majorHAnsi" w:cstheme="majorHAnsi"/>
          <w:sz w:val="24"/>
          <w:szCs w:val="24"/>
        </w:rPr>
        <w:t>T</w:t>
      </w:r>
      <w:r w:rsidR="00B35122">
        <w:rPr>
          <w:rFonts w:asciiTheme="majorHAnsi" w:eastAsia="Times New Roman" w:hAnsiTheme="majorHAnsi" w:cstheme="majorHAnsi"/>
          <w:sz w:val="24"/>
          <w:szCs w:val="24"/>
        </w:rPr>
        <w:t xml:space="preserve">he format </w:t>
      </w:r>
      <w:r w:rsidR="00705E06">
        <w:rPr>
          <w:rFonts w:asciiTheme="majorHAnsi" w:eastAsia="Times New Roman" w:hAnsiTheme="majorHAnsi" w:cstheme="majorHAnsi"/>
          <w:sz w:val="24"/>
          <w:szCs w:val="24"/>
        </w:rPr>
        <w:t xml:space="preserve">of the names is as so: </w:t>
      </w:r>
    </w:p>
    <w:p w14:paraId="6D2F0E41" w14:textId="369196DD" w:rsidR="0068350B" w:rsidRDefault="0068350B" w:rsidP="0068350B">
      <w:pPr>
        <w:rPr>
          <w:rFonts w:asciiTheme="majorHAnsi" w:eastAsia="Times New Roman" w:hAnsiTheme="majorHAnsi" w:cstheme="majorHAnsi"/>
          <w:sz w:val="24"/>
          <w:szCs w:val="24"/>
        </w:rPr>
      </w:pPr>
      <w:r>
        <w:rPr>
          <w:rFonts w:asciiTheme="majorHAnsi" w:eastAsia="Times New Roman" w:hAnsiTheme="majorHAnsi" w:cstheme="majorHAnsi"/>
          <w:sz w:val="24"/>
          <w:szCs w:val="24"/>
        </w:rPr>
        <w:t>SURVEY</w:t>
      </w:r>
      <w:r w:rsidRPr="00220CAD">
        <w:rPr>
          <w:rFonts w:asciiTheme="majorHAnsi" w:eastAsia="Times New Roman" w:hAnsiTheme="majorHAnsi" w:cstheme="majorHAnsi"/>
          <w:sz w:val="24"/>
          <w:szCs w:val="24"/>
        </w:rPr>
        <w:t>_</w:t>
      </w:r>
      <w:r>
        <w:rPr>
          <w:rFonts w:asciiTheme="majorHAnsi" w:eastAsia="Times New Roman" w:hAnsiTheme="majorHAnsi" w:cstheme="majorHAnsi"/>
          <w:sz w:val="24"/>
          <w:szCs w:val="24"/>
        </w:rPr>
        <w:t>DATE</w:t>
      </w:r>
      <w:r w:rsidR="008C3F4D">
        <w:rPr>
          <w:rFonts w:asciiTheme="majorHAnsi" w:eastAsia="Times New Roman" w:hAnsiTheme="majorHAnsi" w:cstheme="majorHAnsi"/>
          <w:sz w:val="24"/>
          <w:szCs w:val="24"/>
        </w:rPr>
        <w:t>DEM</w:t>
      </w:r>
      <w:r w:rsidRPr="00220CAD">
        <w:rPr>
          <w:rFonts w:asciiTheme="majorHAnsi" w:eastAsia="Times New Roman" w:hAnsiTheme="majorHAnsi" w:cstheme="majorHAnsi"/>
          <w:sz w:val="24"/>
          <w:szCs w:val="24"/>
        </w:rPr>
        <w:t>_</w:t>
      </w:r>
      <w:r>
        <w:rPr>
          <w:rFonts w:asciiTheme="majorHAnsi" w:eastAsia="Times New Roman" w:hAnsiTheme="majorHAnsi" w:cstheme="majorHAnsi"/>
          <w:sz w:val="24"/>
          <w:szCs w:val="24"/>
        </w:rPr>
        <w:t>DEM</w:t>
      </w:r>
      <w:r w:rsidRPr="00705E06">
        <w:t xml:space="preserve"> </w:t>
      </w:r>
      <w:r w:rsidRPr="00705E06">
        <w:rPr>
          <w:rFonts w:asciiTheme="majorHAnsi" w:eastAsia="Times New Roman" w:hAnsiTheme="majorHAnsi" w:cstheme="majorHAnsi"/>
          <w:sz w:val="24"/>
          <w:szCs w:val="24"/>
        </w:rPr>
        <w:t>_LFI_s</w:t>
      </w:r>
      <w:r>
        <w:rPr>
          <w:rFonts w:asciiTheme="majorHAnsi" w:eastAsia="Times New Roman" w:hAnsiTheme="majorHAnsi" w:cstheme="majorHAnsi"/>
          <w:sz w:val="24"/>
          <w:szCs w:val="24"/>
        </w:rPr>
        <w:t>ea</w:t>
      </w:r>
      <w:r w:rsidRPr="00705E06">
        <w:rPr>
          <w:rFonts w:asciiTheme="majorHAnsi" w:eastAsia="Times New Roman" w:hAnsiTheme="majorHAnsi" w:cstheme="majorHAnsi"/>
          <w:sz w:val="24"/>
          <w:szCs w:val="24"/>
        </w:rPr>
        <w:t>.csv</w:t>
      </w:r>
    </w:p>
    <w:p w14:paraId="4142CE7F" w14:textId="743C1E7F" w:rsidR="0068350B" w:rsidRDefault="0068350B" w:rsidP="0068350B">
      <w:pPr>
        <w:rPr>
          <w:rFonts w:asciiTheme="majorHAnsi" w:eastAsia="Times New Roman" w:hAnsiTheme="majorHAnsi" w:cstheme="majorHAnsi"/>
          <w:sz w:val="24"/>
          <w:szCs w:val="24"/>
        </w:rPr>
      </w:pPr>
      <w:r>
        <w:rPr>
          <w:rFonts w:asciiTheme="majorHAnsi" w:eastAsia="Times New Roman" w:hAnsiTheme="majorHAnsi" w:cstheme="majorHAnsi"/>
          <w:sz w:val="24"/>
          <w:szCs w:val="24"/>
        </w:rPr>
        <w:t>SURVEY</w:t>
      </w:r>
      <w:r w:rsidRPr="00220CAD">
        <w:rPr>
          <w:rFonts w:asciiTheme="majorHAnsi" w:eastAsia="Times New Roman" w:hAnsiTheme="majorHAnsi" w:cstheme="majorHAnsi"/>
          <w:sz w:val="24"/>
          <w:szCs w:val="24"/>
        </w:rPr>
        <w:t>_</w:t>
      </w:r>
      <w:r>
        <w:rPr>
          <w:rFonts w:asciiTheme="majorHAnsi" w:eastAsia="Times New Roman" w:hAnsiTheme="majorHAnsi" w:cstheme="majorHAnsi"/>
          <w:sz w:val="24"/>
          <w:szCs w:val="24"/>
        </w:rPr>
        <w:t>DATE</w:t>
      </w:r>
      <w:r w:rsidR="008C3F4D">
        <w:rPr>
          <w:rFonts w:asciiTheme="majorHAnsi" w:eastAsia="Times New Roman" w:hAnsiTheme="majorHAnsi" w:cstheme="majorHAnsi"/>
          <w:sz w:val="24"/>
          <w:szCs w:val="24"/>
        </w:rPr>
        <w:t>DEM</w:t>
      </w:r>
      <w:r w:rsidRPr="00220CAD">
        <w:rPr>
          <w:rFonts w:asciiTheme="majorHAnsi" w:eastAsia="Times New Roman" w:hAnsiTheme="majorHAnsi" w:cstheme="majorHAnsi"/>
          <w:sz w:val="24"/>
          <w:szCs w:val="24"/>
        </w:rPr>
        <w:t>_</w:t>
      </w:r>
      <w:r>
        <w:rPr>
          <w:rFonts w:asciiTheme="majorHAnsi" w:eastAsia="Times New Roman" w:hAnsiTheme="majorHAnsi" w:cstheme="majorHAnsi"/>
          <w:sz w:val="24"/>
          <w:szCs w:val="24"/>
        </w:rPr>
        <w:t>DEM</w:t>
      </w:r>
      <w:r w:rsidRPr="00705E06">
        <w:t xml:space="preserve"> </w:t>
      </w:r>
      <w:r w:rsidRPr="00705E06">
        <w:rPr>
          <w:rFonts w:asciiTheme="majorHAnsi" w:eastAsia="Times New Roman" w:hAnsiTheme="majorHAnsi" w:cstheme="majorHAnsi"/>
          <w:sz w:val="24"/>
          <w:szCs w:val="24"/>
        </w:rPr>
        <w:t>_LFI_subregional.csv</w:t>
      </w:r>
    </w:p>
    <w:p w14:paraId="24BB72B5" w14:textId="1F91D709" w:rsidR="00705E06" w:rsidRDefault="00705E06" w:rsidP="00705E06">
      <w:pPr>
        <w:rPr>
          <w:rFonts w:asciiTheme="majorHAnsi" w:eastAsia="Times New Roman" w:hAnsiTheme="majorHAnsi" w:cstheme="majorHAnsi"/>
          <w:sz w:val="24"/>
          <w:szCs w:val="24"/>
        </w:rPr>
      </w:pPr>
      <w:r>
        <w:rPr>
          <w:rFonts w:asciiTheme="majorHAnsi" w:eastAsia="Times New Roman" w:hAnsiTheme="majorHAnsi" w:cstheme="majorHAnsi"/>
          <w:sz w:val="24"/>
          <w:szCs w:val="24"/>
        </w:rPr>
        <w:t>SURVEY</w:t>
      </w:r>
      <w:r w:rsidRPr="00220CAD">
        <w:rPr>
          <w:rFonts w:asciiTheme="majorHAnsi" w:eastAsia="Times New Roman" w:hAnsiTheme="majorHAnsi" w:cstheme="majorHAnsi"/>
          <w:sz w:val="24"/>
          <w:szCs w:val="24"/>
        </w:rPr>
        <w:t>_</w:t>
      </w:r>
      <w:r>
        <w:rPr>
          <w:rFonts w:asciiTheme="majorHAnsi" w:eastAsia="Times New Roman" w:hAnsiTheme="majorHAnsi" w:cstheme="majorHAnsi"/>
          <w:sz w:val="24"/>
          <w:szCs w:val="24"/>
        </w:rPr>
        <w:t>DATE</w:t>
      </w:r>
      <w:r w:rsidR="008C3F4D">
        <w:rPr>
          <w:rFonts w:asciiTheme="majorHAnsi" w:eastAsia="Times New Roman" w:hAnsiTheme="majorHAnsi" w:cstheme="majorHAnsi"/>
          <w:sz w:val="24"/>
          <w:szCs w:val="24"/>
        </w:rPr>
        <w:t>DEM</w:t>
      </w:r>
      <w:r w:rsidRPr="00220CAD">
        <w:rPr>
          <w:rFonts w:asciiTheme="majorHAnsi" w:eastAsia="Times New Roman" w:hAnsiTheme="majorHAnsi" w:cstheme="majorHAnsi"/>
          <w:sz w:val="24"/>
          <w:szCs w:val="24"/>
        </w:rPr>
        <w:t>_</w:t>
      </w:r>
      <w:r>
        <w:rPr>
          <w:rFonts w:asciiTheme="majorHAnsi" w:eastAsia="Times New Roman" w:hAnsiTheme="majorHAnsi" w:cstheme="majorHAnsi"/>
          <w:sz w:val="24"/>
          <w:szCs w:val="24"/>
        </w:rPr>
        <w:t>DEM</w:t>
      </w:r>
      <w:r w:rsidRPr="00705E06">
        <w:t xml:space="preserve"> </w:t>
      </w:r>
      <w:r w:rsidRPr="00705E06">
        <w:rPr>
          <w:rFonts w:asciiTheme="majorHAnsi" w:eastAsia="Times New Roman" w:hAnsiTheme="majorHAnsi" w:cstheme="majorHAnsi"/>
          <w:sz w:val="24"/>
          <w:szCs w:val="24"/>
        </w:rPr>
        <w:t>_LFI_sampstrat.csv</w:t>
      </w:r>
    </w:p>
    <w:p w14:paraId="41070067" w14:textId="77777777" w:rsidR="00705E06" w:rsidRDefault="00705E06" w:rsidP="004A5C94">
      <w:pPr>
        <w:rPr>
          <w:rFonts w:asciiTheme="majorHAnsi" w:eastAsia="Times New Roman" w:hAnsiTheme="majorHAnsi" w:cstheme="majorHAnsi"/>
          <w:sz w:val="24"/>
          <w:szCs w:val="24"/>
        </w:rPr>
      </w:pPr>
    </w:p>
    <w:p w14:paraId="6B89BAD0" w14:textId="7831C50C" w:rsidR="004A5C94" w:rsidRPr="00220CAD" w:rsidRDefault="00B35122" w:rsidP="004A5C94">
      <w:pPr>
        <w:rPr>
          <w:rFonts w:asciiTheme="majorHAnsi" w:eastAsia="Times New Roman" w:hAnsiTheme="majorHAnsi" w:cstheme="majorHAnsi"/>
          <w:sz w:val="24"/>
          <w:szCs w:val="24"/>
        </w:rPr>
      </w:pPr>
      <w:r>
        <w:rPr>
          <w:rFonts w:asciiTheme="majorHAnsi" w:eastAsia="Times New Roman" w:hAnsiTheme="majorHAnsi" w:cstheme="majorHAnsi"/>
          <w:sz w:val="24"/>
          <w:szCs w:val="24"/>
        </w:rPr>
        <w:t>For example for the CSFraOT4 survey, if the script is run on the 9</w:t>
      </w:r>
      <w:r w:rsidRPr="00220CAD">
        <w:rPr>
          <w:rFonts w:asciiTheme="majorHAnsi" w:eastAsia="Times New Roman" w:hAnsiTheme="majorHAnsi" w:cstheme="majorHAnsi"/>
          <w:sz w:val="24"/>
          <w:szCs w:val="24"/>
          <w:vertAlign w:val="superscript"/>
        </w:rPr>
        <w:t>th</w:t>
      </w:r>
      <w:r>
        <w:rPr>
          <w:rFonts w:asciiTheme="majorHAnsi" w:eastAsia="Times New Roman" w:hAnsiTheme="majorHAnsi" w:cstheme="majorHAnsi"/>
          <w:sz w:val="24"/>
          <w:szCs w:val="24"/>
        </w:rPr>
        <w:t xml:space="preserve"> April 2018, the </w:t>
      </w:r>
      <w:r w:rsidR="004A5C94">
        <w:rPr>
          <w:rFonts w:asciiTheme="majorHAnsi" w:eastAsia="Times New Roman" w:hAnsiTheme="majorHAnsi" w:cstheme="majorHAnsi"/>
          <w:sz w:val="24"/>
          <w:szCs w:val="24"/>
        </w:rPr>
        <w:t>LFI</w:t>
      </w:r>
      <w:r>
        <w:rPr>
          <w:rFonts w:asciiTheme="majorHAnsi" w:eastAsia="Times New Roman" w:hAnsiTheme="majorHAnsi" w:cstheme="majorHAnsi"/>
          <w:sz w:val="24"/>
          <w:szCs w:val="24"/>
        </w:rPr>
        <w:t xml:space="preserve"> is given in the table</w:t>
      </w:r>
      <w:r w:rsidR="008C3F4D">
        <w:rPr>
          <w:rFonts w:asciiTheme="majorHAnsi" w:eastAsia="Times New Roman" w:hAnsiTheme="majorHAnsi" w:cstheme="majorHAnsi"/>
          <w:sz w:val="24"/>
          <w:szCs w:val="24"/>
        </w:rPr>
        <w:t>s</w:t>
      </w:r>
    </w:p>
    <w:p w14:paraId="03EB3D19" w14:textId="2CE366F8" w:rsidR="008C3F4D" w:rsidRDefault="008C3F4D" w:rsidP="008C3F4D">
      <w:pPr>
        <w:rPr>
          <w:rFonts w:asciiTheme="majorHAnsi" w:eastAsia="Times New Roman" w:hAnsiTheme="majorHAnsi" w:cstheme="majorHAnsi"/>
          <w:sz w:val="24"/>
          <w:szCs w:val="24"/>
        </w:rPr>
      </w:pPr>
      <w:r w:rsidRPr="00220CAD">
        <w:rPr>
          <w:rFonts w:asciiTheme="majorHAnsi" w:eastAsia="Times New Roman" w:hAnsiTheme="majorHAnsi" w:cstheme="majorHAnsi"/>
          <w:sz w:val="24"/>
          <w:szCs w:val="24"/>
        </w:rPr>
        <w:t>CSFraOT4_09Apr2018</w:t>
      </w:r>
      <w:r>
        <w:rPr>
          <w:rFonts w:asciiTheme="majorHAnsi" w:eastAsia="Times New Roman" w:hAnsiTheme="majorHAnsi" w:cstheme="majorHAnsi"/>
          <w:sz w:val="24"/>
          <w:szCs w:val="24"/>
        </w:rPr>
        <w:t>DEM</w:t>
      </w:r>
      <w:r w:rsidRPr="00220CAD">
        <w:rPr>
          <w:rFonts w:asciiTheme="majorHAnsi" w:eastAsia="Times New Roman" w:hAnsiTheme="majorHAnsi" w:cstheme="majorHAnsi"/>
          <w:sz w:val="24"/>
          <w:szCs w:val="24"/>
        </w:rPr>
        <w:t>_</w:t>
      </w:r>
      <w:r>
        <w:rPr>
          <w:rFonts w:asciiTheme="majorHAnsi" w:eastAsia="Times New Roman" w:hAnsiTheme="majorHAnsi" w:cstheme="majorHAnsi"/>
          <w:sz w:val="24"/>
          <w:szCs w:val="24"/>
        </w:rPr>
        <w:t>DEM</w:t>
      </w:r>
      <w:r w:rsidRPr="00705E06">
        <w:t xml:space="preserve"> </w:t>
      </w:r>
      <w:r w:rsidRPr="00705E06">
        <w:rPr>
          <w:rFonts w:asciiTheme="majorHAnsi" w:eastAsia="Times New Roman" w:hAnsiTheme="majorHAnsi" w:cstheme="majorHAnsi"/>
          <w:sz w:val="24"/>
          <w:szCs w:val="24"/>
        </w:rPr>
        <w:t>_LFI_s</w:t>
      </w:r>
      <w:r>
        <w:rPr>
          <w:rFonts w:asciiTheme="majorHAnsi" w:eastAsia="Times New Roman" w:hAnsiTheme="majorHAnsi" w:cstheme="majorHAnsi"/>
          <w:sz w:val="24"/>
          <w:szCs w:val="24"/>
        </w:rPr>
        <w:t>ea</w:t>
      </w:r>
      <w:r w:rsidRPr="00705E06">
        <w:rPr>
          <w:rFonts w:asciiTheme="majorHAnsi" w:eastAsia="Times New Roman" w:hAnsiTheme="majorHAnsi" w:cstheme="majorHAnsi"/>
          <w:sz w:val="24"/>
          <w:szCs w:val="24"/>
        </w:rPr>
        <w:t>.csv</w:t>
      </w:r>
    </w:p>
    <w:p w14:paraId="72938E71" w14:textId="209BD28C" w:rsidR="008C3F4D" w:rsidRDefault="008C3F4D" w:rsidP="008C3F4D">
      <w:pPr>
        <w:rPr>
          <w:rFonts w:asciiTheme="majorHAnsi" w:eastAsia="Times New Roman" w:hAnsiTheme="majorHAnsi" w:cstheme="majorHAnsi"/>
          <w:sz w:val="24"/>
          <w:szCs w:val="24"/>
        </w:rPr>
      </w:pPr>
      <w:r w:rsidRPr="00220CAD">
        <w:rPr>
          <w:rFonts w:asciiTheme="majorHAnsi" w:eastAsia="Times New Roman" w:hAnsiTheme="majorHAnsi" w:cstheme="majorHAnsi"/>
          <w:sz w:val="24"/>
          <w:szCs w:val="24"/>
        </w:rPr>
        <w:t>CSFraOT4_09Apr2018</w:t>
      </w:r>
      <w:r>
        <w:rPr>
          <w:rFonts w:asciiTheme="majorHAnsi" w:eastAsia="Times New Roman" w:hAnsiTheme="majorHAnsi" w:cstheme="majorHAnsi"/>
          <w:sz w:val="24"/>
          <w:szCs w:val="24"/>
        </w:rPr>
        <w:t>DEM</w:t>
      </w:r>
      <w:r w:rsidRPr="00220CAD">
        <w:rPr>
          <w:rFonts w:asciiTheme="majorHAnsi" w:eastAsia="Times New Roman" w:hAnsiTheme="majorHAnsi" w:cstheme="majorHAnsi"/>
          <w:sz w:val="24"/>
          <w:szCs w:val="24"/>
        </w:rPr>
        <w:t>_</w:t>
      </w:r>
      <w:r>
        <w:rPr>
          <w:rFonts w:asciiTheme="majorHAnsi" w:eastAsia="Times New Roman" w:hAnsiTheme="majorHAnsi" w:cstheme="majorHAnsi"/>
          <w:sz w:val="24"/>
          <w:szCs w:val="24"/>
        </w:rPr>
        <w:t>DEM</w:t>
      </w:r>
      <w:r w:rsidRPr="00705E06">
        <w:t xml:space="preserve"> </w:t>
      </w:r>
      <w:r w:rsidRPr="00705E06">
        <w:rPr>
          <w:rFonts w:asciiTheme="majorHAnsi" w:eastAsia="Times New Roman" w:hAnsiTheme="majorHAnsi" w:cstheme="majorHAnsi"/>
          <w:sz w:val="24"/>
          <w:szCs w:val="24"/>
        </w:rPr>
        <w:t>_LFI_subregional.csv</w:t>
      </w:r>
    </w:p>
    <w:p w14:paraId="21CC8541" w14:textId="1466FEE6" w:rsidR="008C3F4D" w:rsidRDefault="008C3F4D" w:rsidP="008C3F4D">
      <w:pPr>
        <w:rPr>
          <w:rFonts w:asciiTheme="majorHAnsi" w:eastAsia="Times New Roman" w:hAnsiTheme="majorHAnsi" w:cstheme="majorHAnsi"/>
          <w:sz w:val="24"/>
          <w:szCs w:val="24"/>
        </w:rPr>
      </w:pPr>
      <w:r w:rsidRPr="00220CAD">
        <w:rPr>
          <w:rFonts w:asciiTheme="majorHAnsi" w:eastAsia="Times New Roman" w:hAnsiTheme="majorHAnsi" w:cstheme="majorHAnsi"/>
          <w:sz w:val="24"/>
          <w:szCs w:val="24"/>
        </w:rPr>
        <w:t>CSFraOT4_09Apr2018</w:t>
      </w:r>
      <w:r>
        <w:rPr>
          <w:rFonts w:asciiTheme="majorHAnsi" w:eastAsia="Times New Roman" w:hAnsiTheme="majorHAnsi" w:cstheme="majorHAnsi"/>
          <w:sz w:val="24"/>
          <w:szCs w:val="24"/>
        </w:rPr>
        <w:t>DEM</w:t>
      </w:r>
      <w:r w:rsidRPr="00220CAD">
        <w:rPr>
          <w:rFonts w:asciiTheme="majorHAnsi" w:eastAsia="Times New Roman" w:hAnsiTheme="majorHAnsi" w:cstheme="majorHAnsi"/>
          <w:sz w:val="24"/>
          <w:szCs w:val="24"/>
        </w:rPr>
        <w:t>_</w:t>
      </w:r>
      <w:r>
        <w:rPr>
          <w:rFonts w:asciiTheme="majorHAnsi" w:eastAsia="Times New Roman" w:hAnsiTheme="majorHAnsi" w:cstheme="majorHAnsi"/>
          <w:sz w:val="24"/>
          <w:szCs w:val="24"/>
        </w:rPr>
        <w:t>DEM</w:t>
      </w:r>
      <w:r w:rsidRPr="00705E06">
        <w:t xml:space="preserve"> </w:t>
      </w:r>
      <w:r w:rsidRPr="00705E06">
        <w:rPr>
          <w:rFonts w:asciiTheme="majorHAnsi" w:eastAsia="Times New Roman" w:hAnsiTheme="majorHAnsi" w:cstheme="majorHAnsi"/>
          <w:sz w:val="24"/>
          <w:szCs w:val="24"/>
        </w:rPr>
        <w:t>_LFI_sampstrat.csv</w:t>
      </w:r>
      <w:r w:rsidR="00A92A70">
        <w:rPr>
          <w:rFonts w:asciiTheme="majorHAnsi" w:eastAsia="Times New Roman" w:hAnsiTheme="majorHAnsi" w:cstheme="majorHAnsi"/>
          <w:sz w:val="24"/>
          <w:szCs w:val="24"/>
        </w:rPr>
        <w:t xml:space="preserve"> </w:t>
      </w:r>
      <w:bookmarkStart w:id="342" w:name="_Hlk515427560"/>
      <w:r w:rsidR="00A92A70">
        <w:rPr>
          <w:rFonts w:asciiTheme="majorHAnsi" w:eastAsia="Times New Roman" w:hAnsiTheme="majorHAnsi" w:cstheme="majorHAnsi"/>
          <w:sz w:val="24"/>
          <w:szCs w:val="24"/>
        </w:rPr>
        <w:t>(not used)</w:t>
      </w:r>
      <w:bookmarkEnd w:id="342"/>
    </w:p>
    <w:p w14:paraId="162007C3" w14:textId="77777777" w:rsidR="008C3F4D" w:rsidRDefault="008C3F4D" w:rsidP="008C3F4D">
      <w:pP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p>
    <w:p w14:paraId="67C46D68" w14:textId="5AFE2965" w:rsidR="00F50E19" w:rsidRDefault="00F50E19" w:rsidP="007E6E4D">
      <w:pPr>
        <w:rPr>
          <w:rFonts w:asciiTheme="majorHAnsi" w:eastAsia="Times New Roman" w:hAnsiTheme="majorHAnsi" w:cstheme="majorHAnsi"/>
          <w:sz w:val="24"/>
          <w:szCs w:val="24"/>
        </w:rPr>
      </w:pPr>
      <w:r>
        <w:rPr>
          <w:rFonts w:asciiTheme="majorHAnsi" w:eastAsia="Times New Roman" w:hAnsiTheme="majorHAnsi" w:cstheme="majorHAnsi"/>
          <w:sz w:val="24"/>
          <w:szCs w:val="24"/>
        </w:rPr>
        <w:t>In order to create the last column in table 2 (“sea”), the results for each region</w:t>
      </w:r>
      <w:r w:rsidR="007E6E4D">
        <w:rPr>
          <w:rFonts w:asciiTheme="majorHAnsi" w:eastAsia="Times New Roman" w:hAnsiTheme="majorHAnsi" w:cstheme="majorHAnsi"/>
          <w:sz w:val="24"/>
          <w:szCs w:val="24"/>
        </w:rPr>
        <w:t xml:space="preserve"> in the </w:t>
      </w:r>
      <w:r w:rsidR="007E6E4D" w:rsidRPr="00705E06">
        <w:rPr>
          <w:rFonts w:asciiTheme="majorHAnsi" w:eastAsia="Times New Roman" w:hAnsiTheme="majorHAnsi" w:cstheme="majorHAnsi"/>
          <w:sz w:val="24"/>
          <w:szCs w:val="24"/>
        </w:rPr>
        <w:t>subregional</w:t>
      </w:r>
      <w:r w:rsidR="007E6E4D">
        <w:rPr>
          <w:rFonts w:asciiTheme="majorHAnsi" w:eastAsia="Times New Roman" w:hAnsiTheme="majorHAnsi" w:cstheme="majorHAnsi"/>
          <w:sz w:val="24"/>
          <w:szCs w:val="24"/>
        </w:rPr>
        <w:t>.csv</w:t>
      </w:r>
      <w:r>
        <w:rPr>
          <w:rFonts w:asciiTheme="majorHAnsi" w:eastAsia="Times New Roman" w:hAnsiTheme="majorHAnsi" w:cstheme="majorHAnsi"/>
          <w:sz w:val="24"/>
          <w:szCs w:val="24"/>
        </w:rPr>
        <w:t xml:space="preserve"> are combined with </w:t>
      </w:r>
      <w:r w:rsidR="007E6E4D">
        <w:rPr>
          <w:rFonts w:asciiTheme="majorHAnsi" w:eastAsia="Times New Roman" w:hAnsiTheme="majorHAnsi" w:cstheme="majorHAnsi"/>
          <w:sz w:val="24"/>
          <w:szCs w:val="24"/>
        </w:rPr>
        <w:t>the</w:t>
      </w:r>
      <w:r>
        <w:rPr>
          <w:rFonts w:asciiTheme="majorHAnsi" w:eastAsia="Times New Roman" w:hAnsiTheme="majorHAnsi" w:cstheme="majorHAnsi"/>
          <w:sz w:val="24"/>
          <w:szCs w:val="24"/>
        </w:rPr>
        <w:t xml:space="preserve"> weighted average </w:t>
      </w:r>
      <w:r w:rsidR="007E6E4D">
        <w:rPr>
          <w:rFonts w:asciiTheme="majorHAnsi" w:eastAsia="Times New Roman" w:hAnsiTheme="majorHAnsi" w:cstheme="majorHAnsi"/>
          <w:sz w:val="24"/>
          <w:szCs w:val="24"/>
        </w:rPr>
        <w:t xml:space="preserve">in the sea.csv. The </w:t>
      </w:r>
      <w:r w:rsidR="007E6E4D" w:rsidRPr="00705E06">
        <w:rPr>
          <w:rFonts w:asciiTheme="majorHAnsi" w:eastAsia="Times New Roman" w:hAnsiTheme="majorHAnsi" w:cstheme="majorHAnsi"/>
          <w:sz w:val="24"/>
          <w:szCs w:val="24"/>
        </w:rPr>
        <w:t>sampstrat.csv</w:t>
      </w:r>
      <w:r w:rsidR="007E6E4D">
        <w:rPr>
          <w:rFonts w:asciiTheme="majorHAnsi" w:eastAsia="Times New Roman" w:hAnsiTheme="majorHAnsi" w:cstheme="majorHAnsi"/>
          <w:sz w:val="24"/>
          <w:szCs w:val="24"/>
        </w:rPr>
        <w:t xml:space="preserve"> will not need to be used for this tool.</w:t>
      </w:r>
    </w:p>
    <w:p w14:paraId="298C5FB5" w14:textId="51815207" w:rsidR="00B35122" w:rsidRDefault="00B35122" w:rsidP="00C3563F">
      <w:pPr>
        <w:spacing w:after="0" w:line="240" w:lineRule="auto"/>
        <w:rPr>
          <w:rFonts w:asciiTheme="majorHAnsi" w:eastAsia="Times New Roman" w:hAnsiTheme="majorHAnsi" w:cstheme="majorHAnsi"/>
          <w:sz w:val="24"/>
          <w:szCs w:val="24"/>
          <w:lang w:eastAsia="en-GB"/>
        </w:rPr>
      </w:pPr>
      <w:r w:rsidRPr="003819DE">
        <w:rPr>
          <w:rFonts w:asciiTheme="majorHAnsi" w:eastAsia="Times New Roman" w:hAnsiTheme="majorHAnsi" w:cstheme="majorHAnsi"/>
          <w:sz w:val="24"/>
          <w:szCs w:val="24"/>
          <w:lang w:eastAsia="en-GB"/>
        </w:rPr>
        <w:lastRenderedPageBreak/>
        <w:t>Th</w:t>
      </w:r>
      <w:r w:rsidR="007E6E4D">
        <w:rPr>
          <w:rFonts w:asciiTheme="majorHAnsi" w:eastAsia="Times New Roman" w:hAnsiTheme="majorHAnsi" w:cstheme="majorHAnsi"/>
          <w:sz w:val="24"/>
          <w:szCs w:val="24"/>
          <w:lang w:eastAsia="en-GB"/>
        </w:rPr>
        <w:t>ese</w:t>
      </w:r>
      <w:r w:rsidRPr="003819DE">
        <w:rPr>
          <w:rFonts w:asciiTheme="majorHAnsi" w:eastAsia="Times New Roman" w:hAnsiTheme="majorHAnsi" w:cstheme="majorHAnsi"/>
          <w:sz w:val="24"/>
          <w:szCs w:val="24"/>
          <w:lang w:eastAsia="en-GB"/>
        </w:rPr>
        <w:t xml:space="preserve"> table</w:t>
      </w:r>
      <w:r w:rsidR="007E6E4D">
        <w:rPr>
          <w:rFonts w:asciiTheme="majorHAnsi" w:eastAsia="Times New Roman" w:hAnsiTheme="majorHAnsi" w:cstheme="majorHAnsi"/>
          <w:sz w:val="24"/>
          <w:szCs w:val="24"/>
          <w:lang w:eastAsia="en-GB"/>
        </w:rPr>
        <w:t>s</w:t>
      </w:r>
      <w:r w:rsidRPr="003819DE">
        <w:rPr>
          <w:rFonts w:asciiTheme="majorHAnsi" w:eastAsia="Times New Roman" w:hAnsiTheme="majorHAnsi" w:cstheme="majorHAnsi"/>
          <w:sz w:val="24"/>
          <w:szCs w:val="24"/>
          <w:lang w:eastAsia="en-GB"/>
        </w:rPr>
        <w:t xml:space="preserve"> should be formatted as per </w:t>
      </w:r>
      <w:r w:rsidRPr="003819DE">
        <w:rPr>
          <w:rFonts w:asciiTheme="majorHAnsi" w:eastAsia="Times New Roman" w:hAnsiTheme="majorHAnsi" w:cstheme="majorHAnsi"/>
          <w:sz w:val="24"/>
          <w:szCs w:val="24"/>
          <w:lang w:eastAsia="en-GB"/>
        </w:rPr>
        <w:fldChar w:fldCharType="begin"/>
      </w:r>
      <w:r w:rsidRPr="003819DE">
        <w:rPr>
          <w:rFonts w:asciiTheme="majorHAnsi" w:eastAsia="Times New Roman" w:hAnsiTheme="majorHAnsi" w:cstheme="majorHAnsi"/>
          <w:sz w:val="24"/>
          <w:szCs w:val="24"/>
          <w:lang w:eastAsia="en-GB"/>
        </w:rPr>
        <w:instrText xml:space="preserve"> REF _Ref511032318 \h  \* MERGEFORMAT </w:instrText>
      </w:r>
      <w:r w:rsidRPr="003819DE">
        <w:rPr>
          <w:rFonts w:asciiTheme="majorHAnsi" w:eastAsia="Times New Roman" w:hAnsiTheme="majorHAnsi" w:cstheme="majorHAnsi"/>
          <w:sz w:val="24"/>
          <w:szCs w:val="24"/>
          <w:lang w:eastAsia="en-GB"/>
        </w:rPr>
      </w:r>
      <w:r w:rsidRPr="003819DE">
        <w:rPr>
          <w:rFonts w:asciiTheme="majorHAnsi" w:eastAsia="Times New Roman" w:hAnsiTheme="majorHAnsi" w:cstheme="majorHAnsi"/>
          <w:sz w:val="24"/>
          <w:szCs w:val="24"/>
          <w:lang w:eastAsia="en-GB"/>
        </w:rPr>
        <w:fldChar w:fldCharType="separate"/>
      </w:r>
      <w:r w:rsidRPr="003819DE">
        <w:rPr>
          <w:rFonts w:asciiTheme="majorHAnsi" w:hAnsiTheme="majorHAnsi" w:cstheme="majorHAnsi"/>
          <w:sz w:val="24"/>
          <w:szCs w:val="24"/>
        </w:rPr>
        <w:t xml:space="preserve">Table </w:t>
      </w:r>
      <w:r w:rsidRPr="003819DE">
        <w:rPr>
          <w:rFonts w:asciiTheme="majorHAnsi" w:hAnsiTheme="majorHAnsi" w:cstheme="majorHAnsi"/>
          <w:noProof/>
          <w:sz w:val="24"/>
          <w:szCs w:val="24"/>
        </w:rPr>
        <w:t>2</w:t>
      </w:r>
      <w:r w:rsidRPr="003819DE">
        <w:rPr>
          <w:rFonts w:asciiTheme="majorHAnsi" w:eastAsia="Times New Roman" w:hAnsiTheme="majorHAnsi" w:cstheme="majorHAnsi"/>
          <w:sz w:val="24"/>
          <w:szCs w:val="24"/>
          <w:lang w:eastAsia="en-GB"/>
        </w:rPr>
        <w:fldChar w:fldCharType="end"/>
      </w:r>
      <w:r>
        <w:rPr>
          <w:rFonts w:asciiTheme="majorHAnsi" w:eastAsia="Times New Roman" w:hAnsiTheme="majorHAnsi" w:cstheme="majorHAnsi"/>
          <w:sz w:val="24"/>
          <w:szCs w:val="24"/>
          <w:lang w:eastAsia="en-GB"/>
        </w:rPr>
        <w:t xml:space="preserve">. For example if the user has selected the Celtic Sea, table 2 should be output alongside the tables for </w:t>
      </w:r>
      <w:r w:rsidRPr="00A718F4">
        <w:rPr>
          <w:rFonts w:asciiTheme="majorHAnsi" w:eastAsia="Times New Roman" w:hAnsiTheme="majorHAnsi" w:cstheme="majorHAnsi"/>
          <w:sz w:val="24"/>
          <w:szCs w:val="24"/>
          <w:lang w:eastAsia="en-GB"/>
        </w:rPr>
        <w:t>CSEngBT3</w:t>
      </w:r>
      <w:r>
        <w:rPr>
          <w:rFonts w:asciiTheme="majorHAnsi" w:eastAsia="Times New Roman" w:hAnsiTheme="majorHAnsi" w:cstheme="majorHAnsi"/>
          <w:sz w:val="24"/>
          <w:szCs w:val="24"/>
          <w:lang w:eastAsia="en-GB"/>
        </w:rPr>
        <w:t xml:space="preserve">, </w:t>
      </w:r>
      <w:r w:rsidRPr="00A718F4">
        <w:rPr>
          <w:rFonts w:asciiTheme="majorHAnsi" w:eastAsia="Times New Roman" w:hAnsiTheme="majorHAnsi" w:cstheme="majorHAnsi"/>
          <w:sz w:val="24"/>
          <w:szCs w:val="24"/>
          <w:lang w:eastAsia="en-GB"/>
        </w:rPr>
        <w:t>CSIreOT4</w:t>
      </w:r>
      <w:r>
        <w:rPr>
          <w:rFonts w:asciiTheme="majorHAnsi" w:eastAsia="Times New Roman" w:hAnsiTheme="majorHAnsi" w:cstheme="majorHAnsi"/>
          <w:sz w:val="24"/>
          <w:szCs w:val="24"/>
          <w:lang w:eastAsia="en-GB"/>
        </w:rPr>
        <w:t xml:space="preserve">, </w:t>
      </w:r>
      <w:r w:rsidRPr="00A718F4">
        <w:rPr>
          <w:rFonts w:asciiTheme="majorHAnsi" w:eastAsia="Times New Roman" w:hAnsiTheme="majorHAnsi" w:cstheme="majorHAnsi"/>
          <w:sz w:val="24"/>
          <w:szCs w:val="24"/>
          <w:lang w:eastAsia="en-GB"/>
        </w:rPr>
        <w:t>CSNIrOT1</w:t>
      </w:r>
      <w:r>
        <w:rPr>
          <w:rFonts w:asciiTheme="majorHAnsi" w:eastAsia="Times New Roman" w:hAnsiTheme="majorHAnsi" w:cstheme="majorHAnsi"/>
          <w:sz w:val="24"/>
          <w:szCs w:val="24"/>
          <w:lang w:eastAsia="en-GB"/>
        </w:rPr>
        <w:t xml:space="preserve">, </w:t>
      </w:r>
      <w:r w:rsidRPr="00A718F4">
        <w:rPr>
          <w:rFonts w:asciiTheme="majorHAnsi" w:eastAsia="Times New Roman" w:hAnsiTheme="majorHAnsi" w:cstheme="majorHAnsi"/>
          <w:sz w:val="24"/>
          <w:szCs w:val="24"/>
          <w:lang w:eastAsia="en-GB"/>
        </w:rPr>
        <w:t>CSNIrOT4</w:t>
      </w:r>
      <w:r>
        <w:rPr>
          <w:rFonts w:asciiTheme="majorHAnsi" w:eastAsia="Times New Roman" w:hAnsiTheme="majorHAnsi" w:cstheme="majorHAnsi"/>
          <w:sz w:val="24"/>
          <w:szCs w:val="24"/>
          <w:lang w:eastAsia="en-GB"/>
        </w:rPr>
        <w:t xml:space="preserve">, </w:t>
      </w:r>
      <w:r w:rsidRPr="00A718F4">
        <w:rPr>
          <w:rFonts w:asciiTheme="majorHAnsi" w:eastAsia="Times New Roman" w:hAnsiTheme="majorHAnsi" w:cstheme="majorHAnsi"/>
          <w:sz w:val="24"/>
          <w:szCs w:val="24"/>
          <w:lang w:eastAsia="en-GB"/>
        </w:rPr>
        <w:t>CSScoOT1</w:t>
      </w:r>
      <w:r>
        <w:rPr>
          <w:rFonts w:asciiTheme="majorHAnsi" w:eastAsia="Times New Roman" w:hAnsiTheme="majorHAnsi" w:cstheme="majorHAnsi"/>
          <w:sz w:val="24"/>
          <w:szCs w:val="24"/>
          <w:lang w:eastAsia="en-GB"/>
        </w:rPr>
        <w:t xml:space="preserve">, </w:t>
      </w:r>
      <w:r w:rsidRPr="00A718F4">
        <w:rPr>
          <w:rFonts w:asciiTheme="majorHAnsi" w:eastAsia="Times New Roman" w:hAnsiTheme="majorHAnsi" w:cstheme="majorHAnsi"/>
          <w:sz w:val="24"/>
          <w:szCs w:val="24"/>
          <w:lang w:eastAsia="en-GB"/>
        </w:rPr>
        <w:t>CSScoOT4</w:t>
      </w:r>
      <w:r>
        <w:rPr>
          <w:rFonts w:asciiTheme="majorHAnsi" w:eastAsia="Times New Roman" w:hAnsiTheme="majorHAnsi" w:cstheme="majorHAnsi"/>
          <w:sz w:val="24"/>
          <w:szCs w:val="24"/>
          <w:lang w:eastAsia="en-GB"/>
        </w:rPr>
        <w:t xml:space="preserve"> and </w:t>
      </w:r>
      <w:r w:rsidRPr="00A718F4">
        <w:rPr>
          <w:rFonts w:asciiTheme="majorHAnsi" w:eastAsia="Times New Roman" w:hAnsiTheme="majorHAnsi" w:cstheme="majorHAnsi"/>
          <w:sz w:val="24"/>
          <w:szCs w:val="24"/>
          <w:lang w:eastAsia="en-GB"/>
        </w:rPr>
        <w:t>WAScoOT3</w:t>
      </w:r>
      <w:r>
        <w:rPr>
          <w:rFonts w:asciiTheme="majorHAnsi" w:eastAsia="Times New Roman" w:hAnsiTheme="majorHAnsi" w:cstheme="majorHAnsi"/>
          <w:sz w:val="24"/>
          <w:szCs w:val="24"/>
          <w:lang w:eastAsia="en-GB"/>
        </w:rPr>
        <w:t xml:space="preserve">. </w:t>
      </w:r>
    </w:p>
    <w:bookmarkEnd w:id="341"/>
    <w:p w14:paraId="6934C49C" w14:textId="77777777" w:rsidR="007E6E4D" w:rsidRPr="00A0172E" w:rsidRDefault="007E6E4D" w:rsidP="00C3563F">
      <w:pPr>
        <w:spacing w:after="0" w:line="240" w:lineRule="auto"/>
        <w:rPr>
          <w:rFonts w:asciiTheme="majorHAnsi" w:hAnsiTheme="majorHAnsi" w:cstheme="majorHAnsi"/>
          <w:sz w:val="24"/>
          <w:szCs w:val="24"/>
        </w:rPr>
      </w:pPr>
    </w:p>
    <w:p w14:paraId="4F7D5786" w14:textId="77777777" w:rsidR="00B35122" w:rsidRDefault="00B35122" w:rsidP="00B35122">
      <w:pPr>
        <w:spacing w:after="0" w:line="240" w:lineRule="auto"/>
        <w:rPr>
          <w:rFonts w:asciiTheme="majorHAnsi" w:eastAsia="Times New Roman" w:hAnsiTheme="majorHAnsi" w:cstheme="majorHAnsi"/>
          <w:sz w:val="24"/>
          <w:szCs w:val="24"/>
          <w:lang w:eastAsia="en-GB"/>
        </w:rPr>
      </w:pPr>
    </w:p>
    <w:p w14:paraId="16938BB2" w14:textId="140C4CA3" w:rsidR="00B35122" w:rsidRDefault="00B35122" w:rsidP="00B35122">
      <w:pPr>
        <w:pStyle w:val="Caption"/>
        <w:keepNext/>
      </w:pPr>
      <w:bookmarkStart w:id="343" w:name="_Ref511032318"/>
      <w:bookmarkStart w:id="344" w:name="_Ref511032305"/>
      <w:r>
        <w:t xml:space="preserve">Table </w:t>
      </w:r>
      <w:r w:rsidR="00FF37FD">
        <w:rPr>
          <w:noProof/>
        </w:rPr>
        <w:fldChar w:fldCharType="begin"/>
      </w:r>
      <w:r w:rsidR="00FF37FD">
        <w:rPr>
          <w:noProof/>
        </w:rPr>
        <w:instrText xml:space="preserve"> SEQ Table \* ARABIC </w:instrText>
      </w:r>
      <w:r w:rsidR="00FF37FD">
        <w:rPr>
          <w:noProof/>
        </w:rPr>
        <w:fldChar w:fldCharType="separate"/>
      </w:r>
      <w:r>
        <w:rPr>
          <w:noProof/>
        </w:rPr>
        <w:t>2</w:t>
      </w:r>
      <w:r w:rsidR="00FF37FD">
        <w:rPr>
          <w:noProof/>
        </w:rPr>
        <w:fldChar w:fldCharType="end"/>
      </w:r>
      <w:bookmarkEnd w:id="343"/>
      <w:r>
        <w:t xml:space="preserve">: </w:t>
      </w:r>
      <w:r w:rsidR="009C149B">
        <w:t>LFI</w:t>
      </w:r>
      <w:r>
        <w:t xml:space="preserve"> Metrics (</w:t>
      </w:r>
      <w:r w:rsidRPr="00FB06B0">
        <w:rPr>
          <w:rFonts w:cstheme="minorHAnsi"/>
        </w:rPr>
        <w:t>cm) for Pelagic fish estimated from the CSFraOT4 survey between years 1997 and 2015.</w:t>
      </w:r>
      <w:bookmarkEnd w:id="344"/>
      <w:r w:rsidRPr="00FB06B0">
        <w:rPr>
          <w:rFonts w:cstheme="minorHAnsi"/>
        </w:rPr>
        <w:t xml:space="preserve"> Columns are given for each subregion (</w:t>
      </w:r>
      <w:r w:rsidRPr="00FB06B0">
        <w:rPr>
          <w:rFonts w:eastAsia="Times New Roman" w:cstheme="minorHAnsi"/>
          <w:bCs/>
          <w:color w:val="000000"/>
          <w:lang w:val="en-GB" w:eastAsia="en-GB" w:bidi="ar-SA"/>
        </w:rPr>
        <w:t>Cc3e, etc)</w:t>
      </w:r>
      <w:r w:rsidRPr="00FB06B0">
        <w:rPr>
          <w:rFonts w:cstheme="minorHAnsi"/>
        </w:rPr>
        <w:t xml:space="preserve"> and for the whole survey region (sea). Data should be mapped based on the contents of the column for each subregion.</w:t>
      </w:r>
    </w:p>
    <w:tbl>
      <w:tblPr>
        <w:tblW w:w="9016" w:type="dxa"/>
        <w:tblLook w:val="04A0" w:firstRow="1" w:lastRow="0" w:firstColumn="1" w:lastColumn="0" w:noHBand="0" w:noVBand="1"/>
      </w:tblPr>
      <w:tblGrid>
        <w:gridCol w:w="865"/>
        <w:gridCol w:w="904"/>
        <w:gridCol w:w="905"/>
        <w:gridCol w:w="912"/>
        <w:gridCol w:w="905"/>
        <w:gridCol w:w="905"/>
        <w:gridCol w:w="905"/>
        <w:gridCol w:w="905"/>
        <w:gridCol w:w="905"/>
        <w:gridCol w:w="905"/>
      </w:tblGrid>
      <w:tr w:rsidR="00B35122" w:rsidRPr="00587AF3" w14:paraId="7EC2E913" w14:textId="77777777" w:rsidTr="00200B14">
        <w:trPr>
          <w:trHeight w:val="251"/>
        </w:trPr>
        <w:tc>
          <w:tcPr>
            <w:tcW w:w="0" w:type="auto"/>
            <w:tcBorders>
              <w:right w:val="single" w:sz="4" w:space="0" w:color="auto"/>
            </w:tcBorders>
            <w:shd w:val="clear" w:color="auto" w:fill="auto"/>
            <w:noWrap/>
            <w:vAlign w:val="bottom"/>
            <w:hideMark/>
          </w:tcPr>
          <w:p w14:paraId="3562E13D" w14:textId="77777777" w:rsidR="00B35122" w:rsidRPr="00C14246" w:rsidRDefault="00B35122" w:rsidP="00C60723">
            <w:pPr>
              <w:spacing w:after="0" w:line="240" w:lineRule="auto"/>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 </w:t>
            </w:r>
          </w:p>
        </w:tc>
        <w:tc>
          <w:tcPr>
            <w:tcW w:w="0" w:type="auto"/>
            <w:gridSpan w:val="9"/>
            <w:tcBorders>
              <w:top w:val="single" w:sz="8" w:space="0" w:color="auto"/>
              <w:left w:val="single" w:sz="4" w:space="0" w:color="auto"/>
              <w:bottom w:val="single" w:sz="8" w:space="0" w:color="auto"/>
              <w:right w:val="single" w:sz="8" w:space="0" w:color="auto"/>
            </w:tcBorders>
            <w:shd w:val="clear" w:color="auto" w:fill="auto"/>
            <w:noWrap/>
            <w:vAlign w:val="bottom"/>
          </w:tcPr>
          <w:p w14:paraId="2D67B621" w14:textId="77777777" w:rsidR="00B35122" w:rsidRPr="00C14246" w:rsidRDefault="00B35122" w:rsidP="00C60723">
            <w:pPr>
              <w:spacing w:after="0" w:line="240" w:lineRule="auto"/>
              <w:jc w:val="center"/>
              <w:rPr>
                <w:rFonts w:ascii="Calibri" w:eastAsia="Times New Roman" w:hAnsi="Calibri" w:cs="Calibri"/>
                <w:b/>
                <w:bCs/>
                <w:color w:val="000000"/>
                <w:sz w:val="18"/>
                <w:lang w:val="en-GB" w:eastAsia="en-GB" w:bidi="ar-SA"/>
              </w:rPr>
            </w:pPr>
            <w:r w:rsidRPr="00587AF3">
              <w:rPr>
                <w:rFonts w:ascii="Calibri" w:eastAsia="Times New Roman" w:hAnsi="Calibri" w:cs="Calibri"/>
                <w:b/>
                <w:bCs/>
                <w:color w:val="000000"/>
                <w:sz w:val="18"/>
                <w:lang w:val="en-GB" w:eastAsia="en-GB" w:bidi="ar-SA"/>
              </w:rPr>
              <w:t>Survey Region</w:t>
            </w:r>
          </w:p>
        </w:tc>
      </w:tr>
      <w:tr w:rsidR="00B35122" w:rsidRPr="00587AF3" w14:paraId="07246DD3" w14:textId="77777777" w:rsidTr="00200B14">
        <w:trPr>
          <w:trHeight w:val="251"/>
        </w:trPr>
        <w:tc>
          <w:tcPr>
            <w:tcW w:w="0" w:type="auto"/>
            <w:tcBorders>
              <w:bottom w:val="single" w:sz="4" w:space="0" w:color="auto"/>
              <w:right w:val="single" w:sz="4" w:space="0" w:color="auto"/>
            </w:tcBorders>
            <w:shd w:val="clear" w:color="auto" w:fill="auto"/>
            <w:noWrap/>
            <w:vAlign w:val="bottom"/>
          </w:tcPr>
          <w:p w14:paraId="16747CFC"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bottom"/>
          </w:tcPr>
          <w:p w14:paraId="0DEB856C"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Cc3e</w:t>
            </w:r>
          </w:p>
        </w:tc>
        <w:tc>
          <w:tcPr>
            <w:tcW w:w="0" w:type="auto"/>
            <w:tcBorders>
              <w:top w:val="single" w:sz="8" w:space="0" w:color="auto"/>
              <w:left w:val="nil"/>
              <w:bottom w:val="single" w:sz="8" w:space="0" w:color="auto"/>
              <w:right w:val="single" w:sz="4" w:space="0" w:color="auto"/>
            </w:tcBorders>
            <w:shd w:val="clear" w:color="auto" w:fill="auto"/>
            <w:noWrap/>
            <w:vAlign w:val="bottom"/>
          </w:tcPr>
          <w:p w14:paraId="1F6A4AB7"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Cc4e</w:t>
            </w:r>
          </w:p>
        </w:tc>
        <w:tc>
          <w:tcPr>
            <w:tcW w:w="0" w:type="auto"/>
            <w:tcBorders>
              <w:top w:val="single" w:sz="8" w:space="0" w:color="auto"/>
              <w:left w:val="nil"/>
              <w:bottom w:val="single" w:sz="8" w:space="0" w:color="auto"/>
              <w:right w:val="single" w:sz="4" w:space="0" w:color="auto"/>
            </w:tcBorders>
            <w:shd w:val="clear" w:color="auto" w:fill="auto"/>
            <w:noWrap/>
            <w:vAlign w:val="bottom"/>
          </w:tcPr>
          <w:p w14:paraId="4BC11716"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Cc4w</w:t>
            </w:r>
          </w:p>
        </w:tc>
        <w:tc>
          <w:tcPr>
            <w:tcW w:w="0" w:type="auto"/>
            <w:tcBorders>
              <w:top w:val="single" w:sz="8" w:space="0" w:color="auto"/>
              <w:left w:val="nil"/>
              <w:bottom w:val="single" w:sz="8" w:space="0" w:color="auto"/>
              <w:right w:val="single" w:sz="4" w:space="0" w:color="auto"/>
            </w:tcBorders>
            <w:shd w:val="clear" w:color="auto" w:fill="auto"/>
            <w:noWrap/>
            <w:vAlign w:val="bottom"/>
          </w:tcPr>
          <w:p w14:paraId="499F8135"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Cc5</w:t>
            </w:r>
          </w:p>
        </w:tc>
        <w:tc>
          <w:tcPr>
            <w:tcW w:w="0" w:type="auto"/>
            <w:tcBorders>
              <w:top w:val="single" w:sz="8" w:space="0" w:color="auto"/>
              <w:left w:val="nil"/>
              <w:bottom w:val="single" w:sz="8" w:space="0" w:color="auto"/>
              <w:right w:val="single" w:sz="4" w:space="0" w:color="auto"/>
            </w:tcBorders>
            <w:shd w:val="clear" w:color="auto" w:fill="auto"/>
            <w:noWrap/>
            <w:vAlign w:val="bottom"/>
          </w:tcPr>
          <w:p w14:paraId="072C9C68"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Cn2</w:t>
            </w:r>
          </w:p>
        </w:tc>
        <w:tc>
          <w:tcPr>
            <w:tcW w:w="0" w:type="auto"/>
            <w:tcBorders>
              <w:top w:val="single" w:sz="8" w:space="0" w:color="auto"/>
              <w:left w:val="nil"/>
              <w:bottom w:val="single" w:sz="8" w:space="0" w:color="auto"/>
              <w:right w:val="single" w:sz="4" w:space="0" w:color="auto"/>
            </w:tcBorders>
            <w:shd w:val="clear" w:color="auto" w:fill="auto"/>
            <w:noWrap/>
            <w:vAlign w:val="bottom"/>
          </w:tcPr>
          <w:p w14:paraId="55790690"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Cn3</w:t>
            </w:r>
          </w:p>
        </w:tc>
        <w:tc>
          <w:tcPr>
            <w:tcW w:w="0" w:type="auto"/>
            <w:tcBorders>
              <w:top w:val="single" w:sz="8" w:space="0" w:color="auto"/>
              <w:left w:val="nil"/>
              <w:bottom w:val="single" w:sz="8" w:space="0" w:color="auto"/>
              <w:right w:val="single" w:sz="4" w:space="0" w:color="auto"/>
            </w:tcBorders>
            <w:shd w:val="clear" w:color="auto" w:fill="auto"/>
            <w:noWrap/>
            <w:vAlign w:val="bottom"/>
          </w:tcPr>
          <w:p w14:paraId="1EFDB8C7"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Cs4</w:t>
            </w:r>
          </w:p>
        </w:tc>
        <w:tc>
          <w:tcPr>
            <w:tcW w:w="0" w:type="auto"/>
            <w:tcBorders>
              <w:top w:val="single" w:sz="8" w:space="0" w:color="auto"/>
              <w:left w:val="nil"/>
              <w:bottom w:val="single" w:sz="8" w:space="0" w:color="auto"/>
              <w:right w:val="single" w:sz="4" w:space="0" w:color="auto"/>
            </w:tcBorders>
            <w:shd w:val="clear" w:color="auto" w:fill="auto"/>
            <w:noWrap/>
            <w:vAlign w:val="bottom"/>
          </w:tcPr>
          <w:p w14:paraId="06A66471"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Cs5</w:t>
            </w:r>
          </w:p>
        </w:tc>
        <w:tc>
          <w:tcPr>
            <w:tcW w:w="0" w:type="auto"/>
            <w:tcBorders>
              <w:top w:val="single" w:sz="8" w:space="0" w:color="auto"/>
              <w:left w:val="nil"/>
              <w:bottom w:val="single" w:sz="8" w:space="0" w:color="auto"/>
              <w:right w:val="single" w:sz="8" w:space="0" w:color="auto"/>
            </w:tcBorders>
            <w:shd w:val="clear" w:color="auto" w:fill="auto"/>
            <w:noWrap/>
            <w:vAlign w:val="bottom"/>
          </w:tcPr>
          <w:p w14:paraId="3867F4BB" w14:textId="77777777" w:rsidR="00B35122" w:rsidRPr="00587AF3" w:rsidRDefault="00B35122" w:rsidP="00C60723">
            <w:pPr>
              <w:spacing w:after="0" w:line="240" w:lineRule="auto"/>
              <w:rPr>
                <w:rFonts w:ascii="Calibri" w:eastAsia="Times New Roman" w:hAnsi="Calibri" w:cs="Calibri"/>
                <w:b/>
                <w:bCs/>
                <w:color w:val="000000"/>
                <w:sz w:val="18"/>
                <w:lang w:val="en-GB" w:eastAsia="en-GB" w:bidi="ar-SA"/>
              </w:rPr>
            </w:pPr>
            <w:r w:rsidRPr="00587AF3">
              <w:rPr>
                <w:rFonts w:ascii="Calibri" w:eastAsia="Times New Roman" w:hAnsi="Calibri" w:cs="Calibri"/>
                <w:b/>
                <w:bCs/>
                <w:color w:val="000000"/>
                <w:sz w:val="18"/>
                <w:lang w:val="en-GB" w:eastAsia="en-GB" w:bidi="ar-SA"/>
              </w:rPr>
              <w:t>Sea</w:t>
            </w:r>
          </w:p>
        </w:tc>
      </w:tr>
      <w:tr w:rsidR="00200B14" w:rsidRPr="00C14246" w14:paraId="77C821E9" w14:textId="77777777" w:rsidTr="00200B14">
        <w:trPr>
          <w:trHeight w:val="251"/>
        </w:trPr>
        <w:tc>
          <w:tcPr>
            <w:tcW w:w="0" w:type="auto"/>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1B95DA7F"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1997</w:t>
            </w:r>
          </w:p>
        </w:tc>
        <w:tc>
          <w:tcPr>
            <w:tcW w:w="0" w:type="auto"/>
            <w:tcBorders>
              <w:top w:val="nil"/>
              <w:left w:val="nil"/>
              <w:bottom w:val="single" w:sz="4" w:space="0" w:color="auto"/>
              <w:right w:val="single" w:sz="4" w:space="0" w:color="auto"/>
            </w:tcBorders>
            <w:shd w:val="clear" w:color="auto" w:fill="auto"/>
            <w:noWrap/>
            <w:vAlign w:val="bottom"/>
            <w:hideMark/>
          </w:tcPr>
          <w:p w14:paraId="5EEBFF5E" w14:textId="4C347A5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0.54</w:t>
            </w:r>
          </w:p>
        </w:tc>
        <w:tc>
          <w:tcPr>
            <w:tcW w:w="0" w:type="auto"/>
            <w:tcBorders>
              <w:top w:val="nil"/>
              <w:left w:val="nil"/>
              <w:bottom w:val="single" w:sz="4" w:space="0" w:color="auto"/>
              <w:right w:val="single" w:sz="4" w:space="0" w:color="auto"/>
            </w:tcBorders>
            <w:shd w:val="clear" w:color="auto" w:fill="auto"/>
            <w:noWrap/>
            <w:vAlign w:val="bottom"/>
            <w:hideMark/>
          </w:tcPr>
          <w:p w14:paraId="1EB0B30F" w14:textId="0A0F375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c>
          <w:tcPr>
            <w:tcW w:w="0" w:type="auto"/>
            <w:tcBorders>
              <w:top w:val="nil"/>
              <w:left w:val="nil"/>
              <w:bottom w:val="single" w:sz="4" w:space="0" w:color="auto"/>
              <w:right w:val="single" w:sz="4" w:space="0" w:color="auto"/>
            </w:tcBorders>
            <w:shd w:val="clear" w:color="auto" w:fill="auto"/>
            <w:noWrap/>
            <w:vAlign w:val="bottom"/>
            <w:hideMark/>
          </w:tcPr>
          <w:p w14:paraId="7BD20E3A" w14:textId="15B39D4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0.27</w:t>
            </w:r>
          </w:p>
        </w:tc>
        <w:tc>
          <w:tcPr>
            <w:tcW w:w="0" w:type="auto"/>
            <w:tcBorders>
              <w:top w:val="nil"/>
              <w:left w:val="nil"/>
              <w:bottom w:val="single" w:sz="4" w:space="0" w:color="auto"/>
              <w:right w:val="single" w:sz="4" w:space="0" w:color="auto"/>
            </w:tcBorders>
            <w:shd w:val="clear" w:color="auto" w:fill="auto"/>
            <w:noWrap/>
            <w:vAlign w:val="bottom"/>
            <w:hideMark/>
          </w:tcPr>
          <w:p w14:paraId="4478C7B9" w14:textId="3FADA47F"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0.01</w:t>
            </w:r>
          </w:p>
        </w:tc>
        <w:tc>
          <w:tcPr>
            <w:tcW w:w="0" w:type="auto"/>
            <w:tcBorders>
              <w:top w:val="nil"/>
              <w:left w:val="nil"/>
              <w:bottom w:val="single" w:sz="4" w:space="0" w:color="auto"/>
              <w:right w:val="single" w:sz="4" w:space="0" w:color="auto"/>
            </w:tcBorders>
            <w:shd w:val="clear" w:color="auto" w:fill="auto"/>
            <w:noWrap/>
            <w:vAlign w:val="bottom"/>
            <w:hideMark/>
          </w:tcPr>
          <w:p w14:paraId="6892D966" w14:textId="3C12E67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0.12</w:t>
            </w:r>
          </w:p>
        </w:tc>
        <w:tc>
          <w:tcPr>
            <w:tcW w:w="0" w:type="auto"/>
            <w:tcBorders>
              <w:top w:val="nil"/>
              <w:left w:val="nil"/>
              <w:bottom w:val="single" w:sz="4" w:space="0" w:color="auto"/>
              <w:right w:val="single" w:sz="4" w:space="0" w:color="auto"/>
            </w:tcBorders>
            <w:shd w:val="clear" w:color="auto" w:fill="auto"/>
            <w:noWrap/>
            <w:vAlign w:val="bottom"/>
            <w:hideMark/>
          </w:tcPr>
          <w:p w14:paraId="64AB0C0C" w14:textId="365EAC10"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c>
          <w:tcPr>
            <w:tcW w:w="0" w:type="auto"/>
            <w:tcBorders>
              <w:top w:val="nil"/>
              <w:left w:val="nil"/>
              <w:bottom w:val="single" w:sz="4" w:space="0" w:color="auto"/>
              <w:right w:val="single" w:sz="4" w:space="0" w:color="auto"/>
            </w:tcBorders>
            <w:shd w:val="clear" w:color="auto" w:fill="auto"/>
            <w:noWrap/>
            <w:vAlign w:val="bottom"/>
            <w:hideMark/>
          </w:tcPr>
          <w:p w14:paraId="10FA1B14" w14:textId="1D7A3A6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0.20</w:t>
            </w:r>
          </w:p>
        </w:tc>
        <w:tc>
          <w:tcPr>
            <w:tcW w:w="0" w:type="auto"/>
            <w:tcBorders>
              <w:top w:val="nil"/>
              <w:left w:val="nil"/>
              <w:bottom w:val="single" w:sz="4" w:space="0" w:color="auto"/>
              <w:right w:val="single" w:sz="4" w:space="0" w:color="auto"/>
            </w:tcBorders>
            <w:shd w:val="clear" w:color="auto" w:fill="auto"/>
            <w:noWrap/>
            <w:vAlign w:val="bottom"/>
            <w:hideMark/>
          </w:tcPr>
          <w:p w14:paraId="65ED8543" w14:textId="5626B22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0.04</w:t>
            </w:r>
          </w:p>
        </w:tc>
        <w:tc>
          <w:tcPr>
            <w:tcW w:w="0" w:type="auto"/>
            <w:tcBorders>
              <w:top w:val="nil"/>
              <w:left w:val="nil"/>
              <w:bottom w:val="single" w:sz="4" w:space="0" w:color="auto"/>
              <w:right w:val="single" w:sz="4" w:space="0" w:color="auto"/>
            </w:tcBorders>
            <w:shd w:val="clear" w:color="auto" w:fill="auto"/>
            <w:noWrap/>
            <w:vAlign w:val="bottom"/>
            <w:hideMark/>
          </w:tcPr>
          <w:p w14:paraId="641E419D" w14:textId="60A12C4E"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0.16</w:t>
            </w:r>
          </w:p>
        </w:tc>
      </w:tr>
      <w:tr w:rsidR="00200B14" w:rsidRPr="00C14246" w14:paraId="0D45FAD0"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53C9EDD7"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1998</w:t>
            </w:r>
          </w:p>
        </w:tc>
        <w:tc>
          <w:tcPr>
            <w:tcW w:w="0" w:type="auto"/>
            <w:tcBorders>
              <w:top w:val="nil"/>
              <w:left w:val="nil"/>
              <w:bottom w:val="single" w:sz="4" w:space="0" w:color="auto"/>
              <w:right w:val="single" w:sz="4" w:space="0" w:color="auto"/>
            </w:tcBorders>
            <w:shd w:val="clear" w:color="auto" w:fill="auto"/>
            <w:noWrap/>
            <w:vAlign w:val="bottom"/>
            <w:hideMark/>
          </w:tcPr>
          <w:p w14:paraId="04B6373D" w14:textId="26AB754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0.48</w:t>
            </w:r>
          </w:p>
        </w:tc>
        <w:tc>
          <w:tcPr>
            <w:tcW w:w="0" w:type="auto"/>
            <w:tcBorders>
              <w:top w:val="nil"/>
              <w:left w:val="nil"/>
              <w:bottom w:val="single" w:sz="4" w:space="0" w:color="auto"/>
              <w:right w:val="single" w:sz="4" w:space="0" w:color="auto"/>
            </w:tcBorders>
            <w:shd w:val="clear" w:color="auto" w:fill="auto"/>
            <w:noWrap/>
            <w:vAlign w:val="bottom"/>
            <w:hideMark/>
          </w:tcPr>
          <w:p w14:paraId="5D71C260" w14:textId="0A1EA76B"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0.54</w:t>
            </w:r>
          </w:p>
        </w:tc>
        <w:tc>
          <w:tcPr>
            <w:tcW w:w="0" w:type="auto"/>
            <w:tcBorders>
              <w:top w:val="nil"/>
              <w:left w:val="nil"/>
              <w:bottom w:val="single" w:sz="4" w:space="0" w:color="auto"/>
              <w:right w:val="single" w:sz="4" w:space="0" w:color="auto"/>
            </w:tcBorders>
            <w:shd w:val="clear" w:color="auto" w:fill="auto"/>
            <w:noWrap/>
            <w:vAlign w:val="bottom"/>
            <w:hideMark/>
          </w:tcPr>
          <w:p w14:paraId="703AC4F3" w14:textId="66BCFCC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c>
          <w:tcPr>
            <w:tcW w:w="0" w:type="auto"/>
            <w:tcBorders>
              <w:top w:val="nil"/>
              <w:left w:val="nil"/>
              <w:bottom w:val="single" w:sz="4" w:space="0" w:color="auto"/>
              <w:right w:val="single" w:sz="4" w:space="0" w:color="auto"/>
            </w:tcBorders>
            <w:shd w:val="clear" w:color="auto" w:fill="auto"/>
            <w:noWrap/>
            <w:vAlign w:val="bottom"/>
            <w:hideMark/>
          </w:tcPr>
          <w:p w14:paraId="19A28395" w14:textId="69BAAB3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0.07</w:t>
            </w:r>
          </w:p>
        </w:tc>
        <w:tc>
          <w:tcPr>
            <w:tcW w:w="0" w:type="auto"/>
            <w:tcBorders>
              <w:top w:val="nil"/>
              <w:left w:val="nil"/>
              <w:bottom w:val="single" w:sz="4" w:space="0" w:color="auto"/>
              <w:right w:val="single" w:sz="4" w:space="0" w:color="auto"/>
            </w:tcBorders>
            <w:shd w:val="clear" w:color="auto" w:fill="auto"/>
            <w:noWrap/>
            <w:vAlign w:val="bottom"/>
            <w:hideMark/>
          </w:tcPr>
          <w:p w14:paraId="0A9EB4C9" w14:textId="7B28F24E"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0.10</w:t>
            </w:r>
          </w:p>
        </w:tc>
        <w:tc>
          <w:tcPr>
            <w:tcW w:w="0" w:type="auto"/>
            <w:tcBorders>
              <w:top w:val="nil"/>
              <w:left w:val="nil"/>
              <w:bottom w:val="single" w:sz="4" w:space="0" w:color="auto"/>
              <w:right w:val="single" w:sz="4" w:space="0" w:color="auto"/>
            </w:tcBorders>
            <w:shd w:val="clear" w:color="auto" w:fill="auto"/>
            <w:noWrap/>
            <w:vAlign w:val="bottom"/>
            <w:hideMark/>
          </w:tcPr>
          <w:p w14:paraId="058A4BB4" w14:textId="16A24D8F"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0.23</w:t>
            </w:r>
          </w:p>
        </w:tc>
        <w:tc>
          <w:tcPr>
            <w:tcW w:w="0" w:type="auto"/>
            <w:tcBorders>
              <w:top w:val="nil"/>
              <w:left w:val="nil"/>
              <w:bottom w:val="single" w:sz="4" w:space="0" w:color="auto"/>
              <w:right w:val="single" w:sz="4" w:space="0" w:color="auto"/>
            </w:tcBorders>
            <w:shd w:val="clear" w:color="auto" w:fill="auto"/>
            <w:noWrap/>
            <w:vAlign w:val="bottom"/>
            <w:hideMark/>
          </w:tcPr>
          <w:p w14:paraId="2586F336" w14:textId="139C4EAB"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0.21</w:t>
            </w:r>
          </w:p>
        </w:tc>
        <w:tc>
          <w:tcPr>
            <w:tcW w:w="0" w:type="auto"/>
            <w:tcBorders>
              <w:top w:val="nil"/>
              <w:left w:val="nil"/>
              <w:bottom w:val="single" w:sz="4" w:space="0" w:color="auto"/>
              <w:right w:val="single" w:sz="4" w:space="0" w:color="auto"/>
            </w:tcBorders>
            <w:shd w:val="clear" w:color="auto" w:fill="auto"/>
            <w:noWrap/>
            <w:vAlign w:val="bottom"/>
            <w:hideMark/>
          </w:tcPr>
          <w:p w14:paraId="452D28A5" w14:textId="26B9985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0.16</w:t>
            </w:r>
          </w:p>
        </w:tc>
        <w:tc>
          <w:tcPr>
            <w:tcW w:w="0" w:type="auto"/>
            <w:tcBorders>
              <w:top w:val="nil"/>
              <w:left w:val="nil"/>
              <w:bottom w:val="single" w:sz="4" w:space="0" w:color="auto"/>
              <w:right w:val="single" w:sz="4" w:space="0" w:color="auto"/>
            </w:tcBorders>
            <w:shd w:val="clear" w:color="auto" w:fill="auto"/>
            <w:noWrap/>
            <w:vAlign w:val="bottom"/>
            <w:hideMark/>
          </w:tcPr>
          <w:p w14:paraId="707D2D76" w14:textId="4A52BD8F"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0.21</w:t>
            </w:r>
          </w:p>
        </w:tc>
      </w:tr>
      <w:tr w:rsidR="00200B14" w:rsidRPr="00C14246" w14:paraId="1E6B6CCF"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50B3A340"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1999</w:t>
            </w:r>
          </w:p>
        </w:tc>
        <w:tc>
          <w:tcPr>
            <w:tcW w:w="0" w:type="auto"/>
            <w:tcBorders>
              <w:top w:val="nil"/>
              <w:left w:val="nil"/>
              <w:bottom w:val="single" w:sz="4" w:space="0" w:color="auto"/>
              <w:right w:val="single" w:sz="4" w:space="0" w:color="auto"/>
            </w:tcBorders>
            <w:shd w:val="clear" w:color="auto" w:fill="auto"/>
            <w:noWrap/>
            <w:vAlign w:val="bottom"/>
            <w:hideMark/>
          </w:tcPr>
          <w:p w14:paraId="168AB61A" w14:textId="37C7A5F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0.33</w:t>
            </w:r>
          </w:p>
        </w:tc>
        <w:tc>
          <w:tcPr>
            <w:tcW w:w="0" w:type="auto"/>
            <w:tcBorders>
              <w:top w:val="nil"/>
              <w:left w:val="nil"/>
              <w:bottom w:val="single" w:sz="4" w:space="0" w:color="auto"/>
              <w:right w:val="single" w:sz="4" w:space="0" w:color="auto"/>
            </w:tcBorders>
            <w:shd w:val="clear" w:color="auto" w:fill="auto"/>
            <w:noWrap/>
            <w:vAlign w:val="bottom"/>
            <w:hideMark/>
          </w:tcPr>
          <w:p w14:paraId="6278D3D7" w14:textId="4B35FF7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0.51</w:t>
            </w:r>
          </w:p>
        </w:tc>
        <w:tc>
          <w:tcPr>
            <w:tcW w:w="0" w:type="auto"/>
            <w:tcBorders>
              <w:top w:val="nil"/>
              <w:left w:val="nil"/>
              <w:bottom w:val="single" w:sz="4" w:space="0" w:color="auto"/>
              <w:right w:val="single" w:sz="4" w:space="0" w:color="auto"/>
            </w:tcBorders>
            <w:shd w:val="clear" w:color="auto" w:fill="auto"/>
            <w:noWrap/>
            <w:vAlign w:val="bottom"/>
            <w:hideMark/>
          </w:tcPr>
          <w:p w14:paraId="5063DB7C" w14:textId="14ED042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0.09</w:t>
            </w:r>
          </w:p>
        </w:tc>
        <w:tc>
          <w:tcPr>
            <w:tcW w:w="0" w:type="auto"/>
            <w:tcBorders>
              <w:top w:val="nil"/>
              <w:left w:val="nil"/>
              <w:bottom w:val="single" w:sz="4" w:space="0" w:color="auto"/>
              <w:right w:val="single" w:sz="4" w:space="0" w:color="auto"/>
            </w:tcBorders>
            <w:shd w:val="clear" w:color="auto" w:fill="auto"/>
            <w:noWrap/>
            <w:vAlign w:val="bottom"/>
            <w:hideMark/>
          </w:tcPr>
          <w:p w14:paraId="21E811F8" w14:textId="2725FB1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0.09</w:t>
            </w:r>
          </w:p>
        </w:tc>
        <w:tc>
          <w:tcPr>
            <w:tcW w:w="0" w:type="auto"/>
            <w:tcBorders>
              <w:top w:val="nil"/>
              <w:left w:val="nil"/>
              <w:bottom w:val="single" w:sz="4" w:space="0" w:color="auto"/>
              <w:right w:val="single" w:sz="4" w:space="0" w:color="auto"/>
            </w:tcBorders>
            <w:shd w:val="clear" w:color="auto" w:fill="auto"/>
            <w:noWrap/>
            <w:vAlign w:val="bottom"/>
            <w:hideMark/>
          </w:tcPr>
          <w:p w14:paraId="5F061C7A" w14:textId="0380FB4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0.10</w:t>
            </w:r>
          </w:p>
        </w:tc>
        <w:tc>
          <w:tcPr>
            <w:tcW w:w="0" w:type="auto"/>
            <w:tcBorders>
              <w:top w:val="nil"/>
              <w:left w:val="nil"/>
              <w:bottom w:val="single" w:sz="4" w:space="0" w:color="auto"/>
              <w:right w:val="single" w:sz="4" w:space="0" w:color="auto"/>
            </w:tcBorders>
            <w:shd w:val="clear" w:color="auto" w:fill="auto"/>
            <w:noWrap/>
            <w:vAlign w:val="bottom"/>
            <w:hideMark/>
          </w:tcPr>
          <w:p w14:paraId="087F55CE" w14:textId="18128EE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0.05</w:t>
            </w:r>
          </w:p>
        </w:tc>
        <w:tc>
          <w:tcPr>
            <w:tcW w:w="0" w:type="auto"/>
            <w:tcBorders>
              <w:top w:val="nil"/>
              <w:left w:val="nil"/>
              <w:bottom w:val="single" w:sz="4" w:space="0" w:color="auto"/>
              <w:right w:val="single" w:sz="4" w:space="0" w:color="auto"/>
            </w:tcBorders>
            <w:shd w:val="clear" w:color="auto" w:fill="auto"/>
            <w:noWrap/>
            <w:vAlign w:val="bottom"/>
            <w:hideMark/>
          </w:tcPr>
          <w:p w14:paraId="180B7F61" w14:textId="0C7AA23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0.34</w:t>
            </w:r>
          </w:p>
        </w:tc>
        <w:tc>
          <w:tcPr>
            <w:tcW w:w="0" w:type="auto"/>
            <w:tcBorders>
              <w:top w:val="nil"/>
              <w:left w:val="nil"/>
              <w:bottom w:val="single" w:sz="4" w:space="0" w:color="auto"/>
              <w:right w:val="single" w:sz="4" w:space="0" w:color="auto"/>
            </w:tcBorders>
            <w:shd w:val="clear" w:color="auto" w:fill="auto"/>
            <w:noWrap/>
            <w:vAlign w:val="bottom"/>
            <w:hideMark/>
          </w:tcPr>
          <w:p w14:paraId="0C2260EB" w14:textId="3DA8C41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0.20</w:t>
            </w:r>
          </w:p>
        </w:tc>
        <w:tc>
          <w:tcPr>
            <w:tcW w:w="0" w:type="auto"/>
            <w:tcBorders>
              <w:top w:val="nil"/>
              <w:left w:val="nil"/>
              <w:bottom w:val="single" w:sz="4" w:space="0" w:color="auto"/>
              <w:right w:val="single" w:sz="4" w:space="0" w:color="auto"/>
            </w:tcBorders>
            <w:shd w:val="clear" w:color="auto" w:fill="auto"/>
            <w:noWrap/>
            <w:vAlign w:val="bottom"/>
            <w:hideMark/>
          </w:tcPr>
          <w:p w14:paraId="1DECBF16" w14:textId="00CDA56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r>
      <w:tr w:rsidR="00200B14" w:rsidRPr="00C14246" w14:paraId="7E07CC8D"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1A3A156C"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2000</w:t>
            </w:r>
          </w:p>
        </w:tc>
        <w:tc>
          <w:tcPr>
            <w:tcW w:w="0" w:type="auto"/>
            <w:tcBorders>
              <w:top w:val="nil"/>
              <w:left w:val="nil"/>
              <w:bottom w:val="single" w:sz="4" w:space="0" w:color="auto"/>
              <w:right w:val="single" w:sz="4" w:space="0" w:color="auto"/>
            </w:tcBorders>
            <w:shd w:val="clear" w:color="auto" w:fill="auto"/>
            <w:noWrap/>
            <w:vAlign w:val="bottom"/>
            <w:hideMark/>
          </w:tcPr>
          <w:p w14:paraId="41548A01" w14:textId="39FC999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0.19</w:t>
            </w:r>
          </w:p>
        </w:tc>
        <w:tc>
          <w:tcPr>
            <w:tcW w:w="0" w:type="auto"/>
            <w:tcBorders>
              <w:top w:val="nil"/>
              <w:left w:val="nil"/>
              <w:bottom w:val="single" w:sz="4" w:space="0" w:color="auto"/>
              <w:right w:val="single" w:sz="4" w:space="0" w:color="auto"/>
            </w:tcBorders>
            <w:shd w:val="clear" w:color="auto" w:fill="auto"/>
            <w:noWrap/>
            <w:vAlign w:val="bottom"/>
            <w:hideMark/>
          </w:tcPr>
          <w:p w14:paraId="633F23ED" w14:textId="4492776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0.66</w:t>
            </w:r>
          </w:p>
        </w:tc>
        <w:tc>
          <w:tcPr>
            <w:tcW w:w="0" w:type="auto"/>
            <w:tcBorders>
              <w:top w:val="nil"/>
              <w:left w:val="nil"/>
              <w:bottom w:val="single" w:sz="4" w:space="0" w:color="auto"/>
              <w:right w:val="single" w:sz="4" w:space="0" w:color="auto"/>
            </w:tcBorders>
            <w:shd w:val="clear" w:color="auto" w:fill="auto"/>
            <w:noWrap/>
            <w:vAlign w:val="bottom"/>
            <w:hideMark/>
          </w:tcPr>
          <w:p w14:paraId="08521397" w14:textId="4C26B68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0.03</w:t>
            </w:r>
          </w:p>
        </w:tc>
        <w:tc>
          <w:tcPr>
            <w:tcW w:w="0" w:type="auto"/>
            <w:tcBorders>
              <w:top w:val="nil"/>
              <w:left w:val="nil"/>
              <w:bottom w:val="single" w:sz="4" w:space="0" w:color="auto"/>
              <w:right w:val="single" w:sz="4" w:space="0" w:color="auto"/>
            </w:tcBorders>
            <w:shd w:val="clear" w:color="auto" w:fill="auto"/>
            <w:noWrap/>
            <w:vAlign w:val="bottom"/>
            <w:hideMark/>
          </w:tcPr>
          <w:p w14:paraId="4FC64F30" w14:textId="1081F6F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0.32</w:t>
            </w:r>
          </w:p>
        </w:tc>
        <w:tc>
          <w:tcPr>
            <w:tcW w:w="0" w:type="auto"/>
            <w:tcBorders>
              <w:top w:val="nil"/>
              <w:left w:val="nil"/>
              <w:bottom w:val="single" w:sz="4" w:space="0" w:color="auto"/>
              <w:right w:val="single" w:sz="4" w:space="0" w:color="auto"/>
            </w:tcBorders>
            <w:shd w:val="clear" w:color="auto" w:fill="auto"/>
            <w:noWrap/>
            <w:vAlign w:val="bottom"/>
            <w:hideMark/>
          </w:tcPr>
          <w:p w14:paraId="05D8BB49" w14:textId="5AFD24E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0.02</w:t>
            </w:r>
          </w:p>
        </w:tc>
        <w:tc>
          <w:tcPr>
            <w:tcW w:w="0" w:type="auto"/>
            <w:tcBorders>
              <w:top w:val="nil"/>
              <w:left w:val="nil"/>
              <w:bottom w:val="single" w:sz="4" w:space="0" w:color="auto"/>
              <w:right w:val="single" w:sz="4" w:space="0" w:color="auto"/>
            </w:tcBorders>
            <w:shd w:val="clear" w:color="auto" w:fill="auto"/>
            <w:noWrap/>
            <w:vAlign w:val="bottom"/>
            <w:hideMark/>
          </w:tcPr>
          <w:p w14:paraId="669580A3" w14:textId="5CC5B4C0"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0.12</w:t>
            </w:r>
          </w:p>
        </w:tc>
        <w:tc>
          <w:tcPr>
            <w:tcW w:w="0" w:type="auto"/>
            <w:tcBorders>
              <w:top w:val="nil"/>
              <w:left w:val="nil"/>
              <w:bottom w:val="single" w:sz="4" w:space="0" w:color="auto"/>
              <w:right w:val="single" w:sz="4" w:space="0" w:color="auto"/>
            </w:tcBorders>
            <w:shd w:val="clear" w:color="auto" w:fill="auto"/>
            <w:noWrap/>
            <w:vAlign w:val="bottom"/>
            <w:hideMark/>
          </w:tcPr>
          <w:p w14:paraId="1074D1FF" w14:textId="42C9293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0.06</w:t>
            </w:r>
          </w:p>
        </w:tc>
        <w:tc>
          <w:tcPr>
            <w:tcW w:w="0" w:type="auto"/>
            <w:tcBorders>
              <w:top w:val="nil"/>
              <w:left w:val="nil"/>
              <w:bottom w:val="single" w:sz="4" w:space="0" w:color="auto"/>
              <w:right w:val="single" w:sz="4" w:space="0" w:color="auto"/>
            </w:tcBorders>
            <w:shd w:val="clear" w:color="auto" w:fill="auto"/>
            <w:noWrap/>
            <w:vAlign w:val="bottom"/>
            <w:hideMark/>
          </w:tcPr>
          <w:p w14:paraId="6CA8E2E0" w14:textId="017A983F"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0.16</w:t>
            </w:r>
          </w:p>
        </w:tc>
        <w:tc>
          <w:tcPr>
            <w:tcW w:w="0" w:type="auto"/>
            <w:tcBorders>
              <w:top w:val="nil"/>
              <w:left w:val="nil"/>
              <w:bottom w:val="single" w:sz="4" w:space="0" w:color="auto"/>
              <w:right w:val="single" w:sz="4" w:space="0" w:color="auto"/>
            </w:tcBorders>
            <w:shd w:val="clear" w:color="auto" w:fill="auto"/>
            <w:noWrap/>
            <w:vAlign w:val="bottom"/>
            <w:hideMark/>
          </w:tcPr>
          <w:p w14:paraId="261490E8" w14:textId="0BE3D230"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0.09</w:t>
            </w:r>
          </w:p>
        </w:tc>
      </w:tr>
      <w:tr w:rsidR="00200B14" w:rsidRPr="00C14246" w14:paraId="0F25FFA6"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0C3F26E0"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2001</w:t>
            </w:r>
          </w:p>
        </w:tc>
        <w:tc>
          <w:tcPr>
            <w:tcW w:w="0" w:type="auto"/>
            <w:tcBorders>
              <w:top w:val="nil"/>
              <w:left w:val="nil"/>
              <w:bottom w:val="single" w:sz="4" w:space="0" w:color="auto"/>
              <w:right w:val="single" w:sz="4" w:space="0" w:color="auto"/>
            </w:tcBorders>
            <w:shd w:val="clear" w:color="auto" w:fill="auto"/>
            <w:noWrap/>
            <w:vAlign w:val="bottom"/>
            <w:hideMark/>
          </w:tcPr>
          <w:p w14:paraId="6DC31758" w14:textId="4D25826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c>
          <w:tcPr>
            <w:tcW w:w="0" w:type="auto"/>
            <w:tcBorders>
              <w:top w:val="nil"/>
              <w:left w:val="nil"/>
              <w:bottom w:val="single" w:sz="4" w:space="0" w:color="auto"/>
              <w:right w:val="single" w:sz="4" w:space="0" w:color="auto"/>
            </w:tcBorders>
            <w:shd w:val="clear" w:color="auto" w:fill="auto"/>
            <w:noWrap/>
            <w:vAlign w:val="bottom"/>
            <w:hideMark/>
          </w:tcPr>
          <w:p w14:paraId="70637F1B" w14:textId="7256BCC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0.48</w:t>
            </w:r>
          </w:p>
        </w:tc>
        <w:tc>
          <w:tcPr>
            <w:tcW w:w="0" w:type="auto"/>
            <w:tcBorders>
              <w:top w:val="nil"/>
              <w:left w:val="nil"/>
              <w:bottom w:val="single" w:sz="4" w:space="0" w:color="auto"/>
              <w:right w:val="single" w:sz="4" w:space="0" w:color="auto"/>
            </w:tcBorders>
            <w:shd w:val="clear" w:color="auto" w:fill="auto"/>
            <w:noWrap/>
            <w:vAlign w:val="bottom"/>
            <w:hideMark/>
          </w:tcPr>
          <w:p w14:paraId="34101DA1" w14:textId="68245B6E"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0.11</w:t>
            </w:r>
          </w:p>
        </w:tc>
        <w:tc>
          <w:tcPr>
            <w:tcW w:w="0" w:type="auto"/>
            <w:tcBorders>
              <w:top w:val="nil"/>
              <w:left w:val="nil"/>
              <w:bottom w:val="single" w:sz="4" w:space="0" w:color="auto"/>
              <w:right w:val="single" w:sz="4" w:space="0" w:color="auto"/>
            </w:tcBorders>
            <w:shd w:val="clear" w:color="auto" w:fill="auto"/>
            <w:noWrap/>
            <w:vAlign w:val="bottom"/>
            <w:hideMark/>
          </w:tcPr>
          <w:p w14:paraId="694D75D7" w14:textId="5392D6F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0.05</w:t>
            </w:r>
          </w:p>
        </w:tc>
        <w:tc>
          <w:tcPr>
            <w:tcW w:w="0" w:type="auto"/>
            <w:tcBorders>
              <w:top w:val="nil"/>
              <w:left w:val="nil"/>
              <w:bottom w:val="single" w:sz="4" w:space="0" w:color="auto"/>
              <w:right w:val="single" w:sz="4" w:space="0" w:color="auto"/>
            </w:tcBorders>
            <w:shd w:val="clear" w:color="auto" w:fill="auto"/>
            <w:noWrap/>
            <w:vAlign w:val="bottom"/>
            <w:hideMark/>
          </w:tcPr>
          <w:p w14:paraId="5BAE9677" w14:textId="0A5D490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0.08</w:t>
            </w:r>
          </w:p>
        </w:tc>
        <w:tc>
          <w:tcPr>
            <w:tcW w:w="0" w:type="auto"/>
            <w:tcBorders>
              <w:top w:val="nil"/>
              <w:left w:val="nil"/>
              <w:bottom w:val="single" w:sz="4" w:space="0" w:color="auto"/>
              <w:right w:val="single" w:sz="4" w:space="0" w:color="auto"/>
            </w:tcBorders>
            <w:shd w:val="clear" w:color="auto" w:fill="auto"/>
            <w:noWrap/>
            <w:vAlign w:val="bottom"/>
            <w:hideMark/>
          </w:tcPr>
          <w:p w14:paraId="53CF3982" w14:textId="0E63037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0.09</w:t>
            </w:r>
          </w:p>
        </w:tc>
        <w:tc>
          <w:tcPr>
            <w:tcW w:w="0" w:type="auto"/>
            <w:tcBorders>
              <w:top w:val="nil"/>
              <w:left w:val="nil"/>
              <w:bottom w:val="single" w:sz="4" w:space="0" w:color="auto"/>
              <w:right w:val="single" w:sz="4" w:space="0" w:color="auto"/>
            </w:tcBorders>
            <w:shd w:val="clear" w:color="auto" w:fill="auto"/>
            <w:noWrap/>
            <w:vAlign w:val="bottom"/>
            <w:hideMark/>
          </w:tcPr>
          <w:p w14:paraId="4FDE07BE" w14:textId="028560E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0.12</w:t>
            </w:r>
          </w:p>
        </w:tc>
        <w:tc>
          <w:tcPr>
            <w:tcW w:w="0" w:type="auto"/>
            <w:tcBorders>
              <w:top w:val="nil"/>
              <w:left w:val="nil"/>
              <w:bottom w:val="single" w:sz="4" w:space="0" w:color="auto"/>
              <w:right w:val="single" w:sz="4" w:space="0" w:color="auto"/>
            </w:tcBorders>
            <w:shd w:val="clear" w:color="auto" w:fill="auto"/>
            <w:noWrap/>
            <w:vAlign w:val="bottom"/>
            <w:hideMark/>
          </w:tcPr>
          <w:p w14:paraId="13DBE3DC" w14:textId="376348D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0.22</w:t>
            </w:r>
          </w:p>
        </w:tc>
        <w:tc>
          <w:tcPr>
            <w:tcW w:w="0" w:type="auto"/>
            <w:tcBorders>
              <w:top w:val="nil"/>
              <w:left w:val="nil"/>
              <w:bottom w:val="single" w:sz="4" w:space="0" w:color="auto"/>
              <w:right w:val="single" w:sz="4" w:space="0" w:color="auto"/>
            </w:tcBorders>
            <w:shd w:val="clear" w:color="auto" w:fill="auto"/>
            <w:noWrap/>
            <w:vAlign w:val="bottom"/>
            <w:hideMark/>
          </w:tcPr>
          <w:p w14:paraId="75C12E9C" w14:textId="19B029C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0.13</w:t>
            </w:r>
          </w:p>
        </w:tc>
      </w:tr>
      <w:tr w:rsidR="00200B14" w:rsidRPr="00C14246" w14:paraId="7CE9023F"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3FCD4937"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2002</w:t>
            </w:r>
          </w:p>
        </w:tc>
        <w:tc>
          <w:tcPr>
            <w:tcW w:w="0" w:type="auto"/>
            <w:tcBorders>
              <w:top w:val="nil"/>
              <w:left w:val="nil"/>
              <w:bottom w:val="single" w:sz="4" w:space="0" w:color="auto"/>
              <w:right w:val="single" w:sz="4" w:space="0" w:color="auto"/>
            </w:tcBorders>
            <w:shd w:val="clear" w:color="auto" w:fill="auto"/>
            <w:noWrap/>
            <w:vAlign w:val="bottom"/>
            <w:hideMark/>
          </w:tcPr>
          <w:p w14:paraId="417E8884" w14:textId="1697436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0.20</w:t>
            </w:r>
          </w:p>
        </w:tc>
        <w:tc>
          <w:tcPr>
            <w:tcW w:w="0" w:type="auto"/>
            <w:tcBorders>
              <w:top w:val="nil"/>
              <w:left w:val="nil"/>
              <w:bottom w:val="single" w:sz="4" w:space="0" w:color="auto"/>
              <w:right w:val="single" w:sz="4" w:space="0" w:color="auto"/>
            </w:tcBorders>
            <w:shd w:val="clear" w:color="auto" w:fill="auto"/>
            <w:noWrap/>
            <w:vAlign w:val="bottom"/>
            <w:hideMark/>
          </w:tcPr>
          <w:p w14:paraId="2E47F902" w14:textId="170A66F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0.56</w:t>
            </w:r>
          </w:p>
        </w:tc>
        <w:tc>
          <w:tcPr>
            <w:tcW w:w="0" w:type="auto"/>
            <w:tcBorders>
              <w:top w:val="nil"/>
              <w:left w:val="nil"/>
              <w:bottom w:val="single" w:sz="4" w:space="0" w:color="auto"/>
              <w:right w:val="single" w:sz="4" w:space="0" w:color="auto"/>
            </w:tcBorders>
            <w:shd w:val="clear" w:color="auto" w:fill="auto"/>
            <w:noWrap/>
            <w:vAlign w:val="bottom"/>
            <w:hideMark/>
          </w:tcPr>
          <w:p w14:paraId="1A289F64" w14:textId="24FB1A7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0.07</w:t>
            </w:r>
          </w:p>
        </w:tc>
        <w:tc>
          <w:tcPr>
            <w:tcW w:w="0" w:type="auto"/>
            <w:tcBorders>
              <w:top w:val="nil"/>
              <w:left w:val="nil"/>
              <w:bottom w:val="single" w:sz="4" w:space="0" w:color="auto"/>
              <w:right w:val="single" w:sz="4" w:space="0" w:color="auto"/>
            </w:tcBorders>
            <w:shd w:val="clear" w:color="auto" w:fill="auto"/>
            <w:noWrap/>
            <w:vAlign w:val="bottom"/>
            <w:hideMark/>
          </w:tcPr>
          <w:p w14:paraId="237774C1" w14:textId="4959820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0.03</w:t>
            </w:r>
          </w:p>
        </w:tc>
        <w:tc>
          <w:tcPr>
            <w:tcW w:w="0" w:type="auto"/>
            <w:tcBorders>
              <w:top w:val="nil"/>
              <w:left w:val="nil"/>
              <w:bottom w:val="single" w:sz="4" w:space="0" w:color="auto"/>
              <w:right w:val="single" w:sz="4" w:space="0" w:color="auto"/>
            </w:tcBorders>
            <w:shd w:val="clear" w:color="auto" w:fill="auto"/>
            <w:noWrap/>
            <w:vAlign w:val="bottom"/>
            <w:hideMark/>
          </w:tcPr>
          <w:p w14:paraId="38C6D725" w14:textId="1DF0E700"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0.12</w:t>
            </w:r>
          </w:p>
        </w:tc>
        <w:tc>
          <w:tcPr>
            <w:tcW w:w="0" w:type="auto"/>
            <w:tcBorders>
              <w:top w:val="nil"/>
              <w:left w:val="nil"/>
              <w:bottom w:val="single" w:sz="4" w:space="0" w:color="auto"/>
              <w:right w:val="single" w:sz="4" w:space="0" w:color="auto"/>
            </w:tcBorders>
            <w:shd w:val="clear" w:color="auto" w:fill="auto"/>
            <w:noWrap/>
            <w:vAlign w:val="bottom"/>
            <w:hideMark/>
          </w:tcPr>
          <w:p w14:paraId="3F3887C6" w14:textId="075A7BD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0.23</w:t>
            </w:r>
          </w:p>
        </w:tc>
        <w:tc>
          <w:tcPr>
            <w:tcW w:w="0" w:type="auto"/>
            <w:tcBorders>
              <w:top w:val="nil"/>
              <w:left w:val="nil"/>
              <w:bottom w:val="single" w:sz="4" w:space="0" w:color="auto"/>
              <w:right w:val="single" w:sz="4" w:space="0" w:color="auto"/>
            </w:tcBorders>
            <w:shd w:val="clear" w:color="auto" w:fill="auto"/>
            <w:noWrap/>
            <w:vAlign w:val="bottom"/>
            <w:hideMark/>
          </w:tcPr>
          <w:p w14:paraId="76BD8EE4" w14:textId="1759AA7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0.18</w:t>
            </w:r>
          </w:p>
        </w:tc>
        <w:tc>
          <w:tcPr>
            <w:tcW w:w="0" w:type="auto"/>
            <w:tcBorders>
              <w:top w:val="nil"/>
              <w:left w:val="nil"/>
              <w:bottom w:val="single" w:sz="4" w:space="0" w:color="auto"/>
              <w:right w:val="single" w:sz="4" w:space="0" w:color="auto"/>
            </w:tcBorders>
            <w:shd w:val="clear" w:color="auto" w:fill="auto"/>
            <w:noWrap/>
            <w:vAlign w:val="bottom"/>
            <w:hideMark/>
          </w:tcPr>
          <w:p w14:paraId="611FCA78" w14:textId="6AD6A0F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0.25</w:t>
            </w:r>
          </w:p>
        </w:tc>
        <w:tc>
          <w:tcPr>
            <w:tcW w:w="0" w:type="auto"/>
            <w:tcBorders>
              <w:top w:val="nil"/>
              <w:left w:val="nil"/>
              <w:bottom w:val="single" w:sz="4" w:space="0" w:color="auto"/>
              <w:right w:val="single" w:sz="4" w:space="0" w:color="auto"/>
            </w:tcBorders>
            <w:shd w:val="clear" w:color="auto" w:fill="auto"/>
            <w:noWrap/>
            <w:vAlign w:val="bottom"/>
            <w:hideMark/>
          </w:tcPr>
          <w:p w14:paraId="1BA7515C" w14:textId="78689B6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0.17</w:t>
            </w:r>
          </w:p>
        </w:tc>
      </w:tr>
      <w:tr w:rsidR="00200B14" w:rsidRPr="00C14246" w14:paraId="12085C57"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12082433"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2003</w:t>
            </w:r>
          </w:p>
        </w:tc>
        <w:tc>
          <w:tcPr>
            <w:tcW w:w="0" w:type="auto"/>
            <w:tcBorders>
              <w:top w:val="nil"/>
              <w:left w:val="nil"/>
              <w:bottom w:val="single" w:sz="4" w:space="0" w:color="auto"/>
              <w:right w:val="single" w:sz="4" w:space="0" w:color="auto"/>
            </w:tcBorders>
            <w:shd w:val="clear" w:color="auto" w:fill="auto"/>
            <w:noWrap/>
            <w:vAlign w:val="bottom"/>
            <w:hideMark/>
          </w:tcPr>
          <w:p w14:paraId="5D616F00" w14:textId="0CBC710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0.56</w:t>
            </w:r>
          </w:p>
        </w:tc>
        <w:tc>
          <w:tcPr>
            <w:tcW w:w="0" w:type="auto"/>
            <w:tcBorders>
              <w:top w:val="nil"/>
              <w:left w:val="nil"/>
              <w:bottom w:val="single" w:sz="4" w:space="0" w:color="auto"/>
              <w:right w:val="single" w:sz="4" w:space="0" w:color="auto"/>
            </w:tcBorders>
            <w:shd w:val="clear" w:color="auto" w:fill="auto"/>
            <w:noWrap/>
            <w:vAlign w:val="bottom"/>
            <w:hideMark/>
          </w:tcPr>
          <w:p w14:paraId="7DEC2EDC" w14:textId="6E741F5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0.59</w:t>
            </w:r>
          </w:p>
        </w:tc>
        <w:tc>
          <w:tcPr>
            <w:tcW w:w="0" w:type="auto"/>
            <w:tcBorders>
              <w:top w:val="nil"/>
              <w:left w:val="nil"/>
              <w:bottom w:val="single" w:sz="4" w:space="0" w:color="auto"/>
              <w:right w:val="single" w:sz="4" w:space="0" w:color="auto"/>
            </w:tcBorders>
            <w:shd w:val="clear" w:color="auto" w:fill="auto"/>
            <w:noWrap/>
            <w:vAlign w:val="bottom"/>
            <w:hideMark/>
          </w:tcPr>
          <w:p w14:paraId="68CEA249" w14:textId="6F162AA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0.10</w:t>
            </w:r>
          </w:p>
        </w:tc>
        <w:tc>
          <w:tcPr>
            <w:tcW w:w="0" w:type="auto"/>
            <w:tcBorders>
              <w:top w:val="nil"/>
              <w:left w:val="nil"/>
              <w:bottom w:val="single" w:sz="4" w:space="0" w:color="auto"/>
              <w:right w:val="single" w:sz="4" w:space="0" w:color="auto"/>
            </w:tcBorders>
            <w:shd w:val="clear" w:color="auto" w:fill="auto"/>
            <w:noWrap/>
            <w:vAlign w:val="bottom"/>
            <w:hideMark/>
          </w:tcPr>
          <w:p w14:paraId="5A34A7CE" w14:textId="065CFB0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0.04</w:t>
            </w:r>
          </w:p>
        </w:tc>
        <w:tc>
          <w:tcPr>
            <w:tcW w:w="0" w:type="auto"/>
            <w:tcBorders>
              <w:top w:val="nil"/>
              <w:left w:val="nil"/>
              <w:bottom w:val="single" w:sz="4" w:space="0" w:color="auto"/>
              <w:right w:val="single" w:sz="4" w:space="0" w:color="auto"/>
            </w:tcBorders>
            <w:shd w:val="clear" w:color="auto" w:fill="auto"/>
            <w:noWrap/>
            <w:vAlign w:val="bottom"/>
            <w:hideMark/>
          </w:tcPr>
          <w:p w14:paraId="31166925" w14:textId="441566F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0.11</w:t>
            </w:r>
          </w:p>
        </w:tc>
        <w:tc>
          <w:tcPr>
            <w:tcW w:w="0" w:type="auto"/>
            <w:tcBorders>
              <w:top w:val="nil"/>
              <w:left w:val="nil"/>
              <w:bottom w:val="single" w:sz="4" w:space="0" w:color="auto"/>
              <w:right w:val="single" w:sz="4" w:space="0" w:color="auto"/>
            </w:tcBorders>
            <w:shd w:val="clear" w:color="auto" w:fill="auto"/>
            <w:noWrap/>
            <w:vAlign w:val="bottom"/>
            <w:hideMark/>
          </w:tcPr>
          <w:p w14:paraId="43CC8C14" w14:textId="466412EA"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0.05</w:t>
            </w:r>
          </w:p>
        </w:tc>
        <w:tc>
          <w:tcPr>
            <w:tcW w:w="0" w:type="auto"/>
            <w:tcBorders>
              <w:top w:val="nil"/>
              <w:left w:val="nil"/>
              <w:bottom w:val="single" w:sz="4" w:space="0" w:color="auto"/>
              <w:right w:val="single" w:sz="4" w:space="0" w:color="auto"/>
            </w:tcBorders>
            <w:shd w:val="clear" w:color="auto" w:fill="auto"/>
            <w:noWrap/>
            <w:vAlign w:val="bottom"/>
            <w:hideMark/>
          </w:tcPr>
          <w:p w14:paraId="1926BABA" w14:textId="2D9A8A1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0.19</w:t>
            </w:r>
          </w:p>
        </w:tc>
        <w:tc>
          <w:tcPr>
            <w:tcW w:w="0" w:type="auto"/>
            <w:tcBorders>
              <w:top w:val="nil"/>
              <w:left w:val="nil"/>
              <w:bottom w:val="single" w:sz="4" w:space="0" w:color="auto"/>
              <w:right w:val="single" w:sz="4" w:space="0" w:color="auto"/>
            </w:tcBorders>
            <w:shd w:val="clear" w:color="auto" w:fill="auto"/>
            <w:noWrap/>
            <w:vAlign w:val="bottom"/>
            <w:hideMark/>
          </w:tcPr>
          <w:p w14:paraId="7DD634C7" w14:textId="283DD59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0.19</w:t>
            </w:r>
          </w:p>
        </w:tc>
        <w:tc>
          <w:tcPr>
            <w:tcW w:w="0" w:type="auto"/>
            <w:tcBorders>
              <w:top w:val="nil"/>
              <w:left w:val="nil"/>
              <w:bottom w:val="single" w:sz="4" w:space="0" w:color="auto"/>
              <w:right w:val="single" w:sz="4" w:space="0" w:color="auto"/>
            </w:tcBorders>
            <w:shd w:val="clear" w:color="auto" w:fill="auto"/>
            <w:noWrap/>
            <w:vAlign w:val="bottom"/>
            <w:hideMark/>
          </w:tcPr>
          <w:p w14:paraId="1DB3B3E0" w14:textId="1513BC1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0.13</w:t>
            </w:r>
          </w:p>
        </w:tc>
      </w:tr>
      <w:tr w:rsidR="00200B14" w:rsidRPr="00C14246" w14:paraId="1B93F967"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65CB1F6A"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2004</w:t>
            </w:r>
          </w:p>
        </w:tc>
        <w:tc>
          <w:tcPr>
            <w:tcW w:w="0" w:type="auto"/>
            <w:tcBorders>
              <w:top w:val="nil"/>
              <w:left w:val="nil"/>
              <w:bottom w:val="single" w:sz="4" w:space="0" w:color="auto"/>
              <w:right w:val="single" w:sz="4" w:space="0" w:color="auto"/>
            </w:tcBorders>
            <w:shd w:val="clear" w:color="auto" w:fill="auto"/>
            <w:noWrap/>
            <w:vAlign w:val="bottom"/>
            <w:hideMark/>
          </w:tcPr>
          <w:p w14:paraId="3C810CFC" w14:textId="64CEAF0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0.45</w:t>
            </w:r>
          </w:p>
        </w:tc>
        <w:tc>
          <w:tcPr>
            <w:tcW w:w="0" w:type="auto"/>
            <w:tcBorders>
              <w:top w:val="nil"/>
              <w:left w:val="nil"/>
              <w:bottom w:val="single" w:sz="4" w:space="0" w:color="auto"/>
              <w:right w:val="single" w:sz="4" w:space="0" w:color="auto"/>
            </w:tcBorders>
            <w:shd w:val="clear" w:color="auto" w:fill="auto"/>
            <w:noWrap/>
            <w:vAlign w:val="bottom"/>
            <w:hideMark/>
          </w:tcPr>
          <w:p w14:paraId="3DDBF378" w14:textId="3EBD837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0.35</w:t>
            </w:r>
          </w:p>
        </w:tc>
        <w:tc>
          <w:tcPr>
            <w:tcW w:w="0" w:type="auto"/>
            <w:tcBorders>
              <w:top w:val="nil"/>
              <w:left w:val="nil"/>
              <w:bottom w:val="single" w:sz="4" w:space="0" w:color="auto"/>
              <w:right w:val="single" w:sz="4" w:space="0" w:color="auto"/>
            </w:tcBorders>
            <w:shd w:val="clear" w:color="auto" w:fill="auto"/>
            <w:noWrap/>
            <w:vAlign w:val="bottom"/>
            <w:hideMark/>
          </w:tcPr>
          <w:p w14:paraId="3A1806DB" w14:textId="4933AB0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c>
          <w:tcPr>
            <w:tcW w:w="0" w:type="auto"/>
            <w:tcBorders>
              <w:top w:val="nil"/>
              <w:left w:val="nil"/>
              <w:bottom w:val="single" w:sz="4" w:space="0" w:color="auto"/>
              <w:right w:val="single" w:sz="4" w:space="0" w:color="auto"/>
            </w:tcBorders>
            <w:shd w:val="clear" w:color="auto" w:fill="auto"/>
            <w:noWrap/>
            <w:vAlign w:val="bottom"/>
            <w:hideMark/>
          </w:tcPr>
          <w:p w14:paraId="46CBC53E" w14:textId="1985590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0.20</w:t>
            </w:r>
          </w:p>
        </w:tc>
        <w:tc>
          <w:tcPr>
            <w:tcW w:w="0" w:type="auto"/>
            <w:tcBorders>
              <w:top w:val="nil"/>
              <w:left w:val="nil"/>
              <w:bottom w:val="single" w:sz="4" w:space="0" w:color="auto"/>
              <w:right w:val="single" w:sz="4" w:space="0" w:color="auto"/>
            </w:tcBorders>
            <w:shd w:val="clear" w:color="auto" w:fill="auto"/>
            <w:noWrap/>
            <w:vAlign w:val="bottom"/>
            <w:hideMark/>
          </w:tcPr>
          <w:p w14:paraId="125AB285" w14:textId="44D2E86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c>
          <w:tcPr>
            <w:tcW w:w="0" w:type="auto"/>
            <w:tcBorders>
              <w:top w:val="nil"/>
              <w:left w:val="nil"/>
              <w:bottom w:val="single" w:sz="4" w:space="0" w:color="auto"/>
              <w:right w:val="single" w:sz="4" w:space="0" w:color="auto"/>
            </w:tcBorders>
            <w:shd w:val="clear" w:color="auto" w:fill="auto"/>
            <w:noWrap/>
            <w:vAlign w:val="bottom"/>
            <w:hideMark/>
          </w:tcPr>
          <w:p w14:paraId="3C7F475F" w14:textId="08A448F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0.14</w:t>
            </w:r>
          </w:p>
        </w:tc>
        <w:tc>
          <w:tcPr>
            <w:tcW w:w="0" w:type="auto"/>
            <w:tcBorders>
              <w:top w:val="nil"/>
              <w:left w:val="nil"/>
              <w:bottom w:val="single" w:sz="4" w:space="0" w:color="auto"/>
              <w:right w:val="single" w:sz="4" w:space="0" w:color="auto"/>
            </w:tcBorders>
            <w:shd w:val="clear" w:color="auto" w:fill="auto"/>
            <w:noWrap/>
            <w:vAlign w:val="bottom"/>
            <w:hideMark/>
          </w:tcPr>
          <w:p w14:paraId="79E1E40C" w14:textId="1B6670B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0.16</w:t>
            </w:r>
          </w:p>
        </w:tc>
        <w:tc>
          <w:tcPr>
            <w:tcW w:w="0" w:type="auto"/>
            <w:tcBorders>
              <w:top w:val="nil"/>
              <w:left w:val="nil"/>
              <w:bottom w:val="single" w:sz="4" w:space="0" w:color="auto"/>
              <w:right w:val="single" w:sz="4" w:space="0" w:color="auto"/>
            </w:tcBorders>
            <w:shd w:val="clear" w:color="auto" w:fill="auto"/>
            <w:noWrap/>
            <w:vAlign w:val="bottom"/>
            <w:hideMark/>
          </w:tcPr>
          <w:p w14:paraId="69F686B6" w14:textId="0630D61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0.19</w:t>
            </w:r>
          </w:p>
        </w:tc>
        <w:tc>
          <w:tcPr>
            <w:tcW w:w="0" w:type="auto"/>
            <w:tcBorders>
              <w:top w:val="nil"/>
              <w:left w:val="nil"/>
              <w:bottom w:val="single" w:sz="4" w:space="0" w:color="auto"/>
              <w:right w:val="single" w:sz="4" w:space="0" w:color="auto"/>
            </w:tcBorders>
            <w:shd w:val="clear" w:color="auto" w:fill="auto"/>
            <w:noWrap/>
            <w:vAlign w:val="bottom"/>
            <w:hideMark/>
          </w:tcPr>
          <w:p w14:paraId="319AD2C1" w14:textId="14DE7CA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0.17</w:t>
            </w:r>
          </w:p>
        </w:tc>
      </w:tr>
      <w:tr w:rsidR="00200B14" w:rsidRPr="00C14246" w14:paraId="5735211E"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16D39C3E"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2005</w:t>
            </w:r>
          </w:p>
        </w:tc>
        <w:tc>
          <w:tcPr>
            <w:tcW w:w="0" w:type="auto"/>
            <w:tcBorders>
              <w:top w:val="nil"/>
              <w:left w:val="nil"/>
              <w:bottom w:val="single" w:sz="4" w:space="0" w:color="auto"/>
              <w:right w:val="single" w:sz="4" w:space="0" w:color="auto"/>
            </w:tcBorders>
            <w:shd w:val="clear" w:color="auto" w:fill="auto"/>
            <w:noWrap/>
            <w:vAlign w:val="bottom"/>
            <w:hideMark/>
          </w:tcPr>
          <w:p w14:paraId="4F1DB65D" w14:textId="4DE0167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0.17</w:t>
            </w:r>
          </w:p>
        </w:tc>
        <w:tc>
          <w:tcPr>
            <w:tcW w:w="0" w:type="auto"/>
            <w:tcBorders>
              <w:top w:val="nil"/>
              <w:left w:val="nil"/>
              <w:bottom w:val="single" w:sz="4" w:space="0" w:color="auto"/>
              <w:right w:val="single" w:sz="4" w:space="0" w:color="auto"/>
            </w:tcBorders>
            <w:shd w:val="clear" w:color="auto" w:fill="auto"/>
            <w:noWrap/>
            <w:vAlign w:val="bottom"/>
            <w:hideMark/>
          </w:tcPr>
          <w:p w14:paraId="41E9DE55" w14:textId="7B6B0D4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0.47</w:t>
            </w:r>
          </w:p>
        </w:tc>
        <w:tc>
          <w:tcPr>
            <w:tcW w:w="0" w:type="auto"/>
            <w:tcBorders>
              <w:top w:val="nil"/>
              <w:left w:val="nil"/>
              <w:bottom w:val="single" w:sz="4" w:space="0" w:color="auto"/>
              <w:right w:val="single" w:sz="4" w:space="0" w:color="auto"/>
            </w:tcBorders>
            <w:shd w:val="clear" w:color="auto" w:fill="auto"/>
            <w:noWrap/>
            <w:vAlign w:val="bottom"/>
            <w:hideMark/>
          </w:tcPr>
          <w:p w14:paraId="440346D5" w14:textId="7DA8BF9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0.26</w:t>
            </w:r>
          </w:p>
        </w:tc>
        <w:tc>
          <w:tcPr>
            <w:tcW w:w="0" w:type="auto"/>
            <w:tcBorders>
              <w:top w:val="nil"/>
              <w:left w:val="nil"/>
              <w:bottom w:val="single" w:sz="4" w:space="0" w:color="auto"/>
              <w:right w:val="single" w:sz="4" w:space="0" w:color="auto"/>
            </w:tcBorders>
            <w:shd w:val="clear" w:color="auto" w:fill="auto"/>
            <w:noWrap/>
            <w:vAlign w:val="bottom"/>
            <w:hideMark/>
          </w:tcPr>
          <w:p w14:paraId="4CC13F0E" w14:textId="799C738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0.16</w:t>
            </w:r>
          </w:p>
        </w:tc>
        <w:tc>
          <w:tcPr>
            <w:tcW w:w="0" w:type="auto"/>
            <w:tcBorders>
              <w:top w:val="nil"/>
              <w:left w:val="nil"/>
              <w:bottom w:val="single" w:sz="4" w:space="0" w:color="auto"/>
              <w:right w:val="single" w:sz="4" w:space="0" w:color="auto"/>
            </w:tcBorders>
            <w:shd w:val="clear" w:color="auto" w:fill="auto"/>
            <w:noWrap/>
            <w:vAlign w:val="bottom"/>
            <w:hideMark/>
          </w:tcPr>
          <w:p w14:paraId="2C9CE895" w14:textId="13E0512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0.11</w:t>
            </w:r>
          </w:p>
        </w:tc>
        <w:tc>
          <w:tcPr>
            <w:tcW w:w="0" w:type="auto"/>
            <w:tcBorders>
              <w:top w:val="nil"/>
              <w:left w:val="nil"/>
              <w:bottom w:val="single" w:sz="4" w:space="0" w:color="auto"/>
              <w:right w:val="single" w:sz="4" w:space="0" w:color="auto"/>
            </w:tcBorders>
            <w:shd w:val="clear" w:color="auto" w:fill="auto"/>
            <w:noWrap/>
            <w:vAlign w:val="bottom"/>
            <w:hideMark/>
          </w:tcPr>
          <w:p w14:paraId="1A937692" w14:textId="5A9E360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0.24</w:t>
            </w:r>
          </w:p>
        </w:tc>
        <w:tc>
          <w:tcPr>
            <w:tcW w:w="0" w:type="auto"/>
            <w:tcBorders>
              <w:top w:val="nil"/>
              <w:left w:val="nil"/>
              <w:bottom w:val="single" w:sz="4" w:space="0" w:color="auto"/>
              <w:right w:val="single" w:sz="4" w:space="0" w:color="auto"/>
            </w:tcBorders>
            <w:shd w:val="clear" w:color="auto" w:fill="auto"/>
            <w:noWrap/>
            <w:vAlign w:val="bottom"/>
            <w:hideMark/>
          </w:tcPr>
          <w:p w14:paraId="26387BBC" w14:textId="2E28A4A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0.22</w:t>
            </w:r>
          </w:p>
        </w:tc>
        <w:tc>
          <w:tcPr>
            <w:tcW w:w="0" w:type="auto"/>
            <w:tcBorders>
              <w:top w:val="nil"/>
              <w:left w:val="nil"/>
              <w:bottom w:val="single" w:sz="4" w:space="0" w:color="auto"/>
              <w:right w:val="single" w:sz="4" w:space="0" w:color="auto"/>
            </w:tcBorders>
            <w:shd w:val="clear" w:color="auto" w:fill="auto"/>
            <w:noWrap/>
            <w:vAlign w:val="bottom"/>
            <w:hideMark/>
          </w:tcPr>
          <w:p w14:paraId="5FEF93B7" w14:textId="1EE0A59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0.28</w:t>
            </w:r>
          </w:p>
        </w:tc>
        <w:tc>
          <w:tcPr>
            <w:tcW w:w="0" w:type="auto"/>
            <w:tcBorders>
              <w:top w:val="nil"/>
              <w:left w:val="nil"/>
              <w:bottom w:val="single" w:sz="4" w:space="0" w:color="auto"/>
              <w:right w:val="single" w:sz="4" w:space="0" w:color="auto"/>
            </w:tcBorders>
            <w:shd w:val="clear" w:color="auto" w:fill="auto"/>
            <w:noWrap/>
            <w:vAlign w:val="bottom"/>
            <w:hideMark/>
          </w:tcPr>
          <w:p w14:paraId="0502CB12" w14:textId="3060958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0.22</w:t>
            </w:r>
          </w:p>
        </w:tc>
      </w:tr>
      <w:tr w:rsidR="00200B14" w:rsidRPr="00C14246" w14:paraId="315EB46F"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2C4462DA"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2006</w:t>
            </w:r>
          </w:p>
        </w:tc>
        <w:tc>
          <w:tcPr>
            <w:tcW w:w="0" w:type="auto"/>
            <w:tcBorders>
              <w:top w:val="nil"/>
              <w:left w:val="nil"/>
              <w:bottom w:val="single" w:sz="4" w:space="0" w:color="auto"/>
              <w:right w:val="single" w:sz="4" w:space="0" w:color="auto"/>
            </w:tcBorders>
            <w:shd w:val="clear" w:color="auto" w:fill="auto"/>
            <w:noWrap/>
            <w:vAlign w:val="bottom"/>
            <w:hideMark/>
          </w:tcPr>
          <w:p w14:paraId="56910EB3" w14:textId="4B20130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0.35</w:t>
            </w:r>
          </w:p>
        </w:tc>
        <w:tc>
          <w:tcPr>
            <w:tcW w:w="0" w:type="auto"/>
            <w:tcBorders>
              <w:top w:val="nil"/>
              <w:left w:val="nil"/>
              <w:bottom w:val="single" w:sz="4" w:space="0" w:color="auto"/>
              <w:right w:val="single" w:sz="4" w:space="0" w:color="auto"/>
            </w:tcBorders>
            <w:shd w:val="clear" w:color="auto" w:fill="auto"/>
            <w:noWrap/>
            <w:vAlign w:val="bottom"/>
            <w:hideMark/>
          </w:tcPr>
          <w:p w14:paraId="15EDCA23" w14:textId="5C1699FF"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0.63</w:t>
            </w:r>
          </w:p>
        </w:tc>
        <w:tc>
          <w:tcPr>
            <w:tcW w:w="0" w:type="auto"/>
            <w:tcBorders>
              <w:top w:val="nil"/>
              <w:left w:val="nil"/>
              <w:bottom w:val="single" w:sz="4" w:space="0" w:color="auto"/>
              <w:right w:val="single" w:sz="4" w:space="0" w:color="auto"/>
            </w:tcBorders>
            <w:shd w:val="clear" w:color="auto" w:fill="auto"/>
            <w:noWrap/>
            <w:vAlign w:val="bottom"/>
            <w:hideMark/>
          </w:tcPr>
          <w:p w14:paraId="5E7063C6" w14:textId="3831834A"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0.12</w:t>
            </w:r>
          </w:p>
        </w:tc>
        <w:tc>
          <w:tcPr>
            <w:tcW w:w="0" w:type="auto"/>
            <w:tcBorders>
              <w:top w:val="nil"/>
              <w:left w:val="nil"/>
              <w:bottom w:val="single" w:sz="4" w:space="0" w:color="auto"/>
              <w:right w:val="single" w:sz="4" w:space="0" w:color="auto"/>
            </w:tcBorders>
            <w:shd w:val="clear" w:color="auto" w:fill="auto"/>
            <w:noWrap/>
            <w:vAlign w:val="bottom"/>
            <w:hideMark/>
          </w:tcPr>
          <w:p w14:paraId="18B09293" w14:textId="6A1FF53B"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0.07</w:t>
            </w:r>
          </w:p>
        </w:tc>
        <w:tc>
          <w:tcPr>
            <w:tcW w:w="0" w:type="auto"/>
            <w:tcBorders>
              <w:top w:val="nil"/>
              <w:left w:val="nil"/>
              <w:bottom w:val="single" w:sz="4" w:space="0" w:color="auto"/>
              <w:right w:val="single" w:sz="4" w:space="0" w:color="auto"/>
            </w:tcBorders>
            <w:shd w:val="clear" w:color="auto" w:fill="auto"/>
            <w:noWrap/>
            <w:vAlign w:val="bottom"/>
            <w:hideMark/>
          </w:tcPr>
          <w:p w14:paraId="48F3DD9B" w14:textId="62CEFB3A"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0.30</w:t>
            </w:r>
          </w:p>
        </w:tc>
        <w:tc>
          <w:tcPr>
            <w:tcW w:w="0" w:type="auto"/>
            <w:tcBorders>
              <w:top w:val="nil"/>
              <w:left w:val="nil"/>
              <w:bottom w:val="single" w:sz="4" w:space="0" w:color="auto"/>
              <w:right w:val="single" w:sz="4" w:space="0" w:color="auto"/>
            </w:tcBorders>
            <w:shd w:val="clear" w:color="auto" w:fill="auto"/>
            <w:noWrap/>
            <w:vAlign w:val="bottom"/>
            <w:hideMark/>
          </w:tcPr>
          <w:p w14:paraId="4E8952BB" w14:textId="4E50C5CE"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0.45</w:t>
            </w:r>
          </w:p>
        </w:tc>
        <w:tc>
          <w:tcPr>
            <w:tcW w:w="0" w:type="auto"/>
            <w:tcBorders>
              <w:top w:val="nil"/>
              <w:left w:val="nil"/>
              <w:bottom w:val="single" w:sz="4" w:space="0" w:color="auto"/>
              <w:right w:val="single" w:sz="4" w:space="0" w:color="auto"/>
            </w:tcBorders>
            <w:shd w:val="clear" w:color="auto" w:fill="auto"/>
            <w:noWrap/>
            <w:vAlign w:val="bottom"/>
            <w:hideMark/>
          </w:tcPr>
          <w:p w14:paraId="0537BE75" w14:textId="13A9C73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0.52</w:t>
            </w:r>
          </w:p>
        </w:tc>
        <w:tc>
          <w:tcPr>
            <w:tcW w:w="0" w:type="auto"/>
            <w:tcBorders>
              <w:top w:val="nil"/>
              <w:left w:val="nil"/>
              <w:bottom w:val="single" w:sz="4" w:space="0" w:color="auto"/>
              <w:right w:val="single" w:sz="4" w:space="0" w:color="auto"/>
            </w:tcBorders>
            <w:shd w:val="clear" w:color="auto" w:fill="auto"/>
            <w:noWrap/>
            <w:vAlign w:val="bottom"/>
            <w:hideMark/>
          </w:tcPr>
          <w:p w14:paraId="46923EE8" w14:textId="3A62706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0.08</w:t>
            </w:r>
          </w:p>
        </w:tc>
        <w:tc>
          <w:tcPr>
            <w:tcW w:w="0" w:type="auto"/>
            <w:tcBorders>
              <w:top w:val="nil"/>
              <w:left w:val="nil"/>
              <w:bottom w:val="single" w:sz="4" w:space="0" w:color="auto"/>
              <w:right w:val="single" w:sz="4" w:space="0" w:color="auto"/>
            </w:tcBorders>
            <w:shd w:val="clear" w:color="auto" w:fill="auto"/>
            <w:noWrap/>
            <w:vAlign w:val="bottom"/>
            <w:hideMark/>
          </w:tcPr>
          <w:p w14:paraId="73843128" w14:textId="73072B7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0.36</w:t>
            </w:r>
          </w:p>
        </w:tc>
      </w:tr>
      <w:tr w:rsidR="00200B14" w:rsidRPr="00C14246" w14:paraId="29B1DDE9"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193CC531"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2007</w:t>
            </w:r>
          </w:p>
        </w:tc>
        <w:tc>
          <w:tcPr>
            <w:tcW w:w="0" w:type="auto"/>
            <w:tcBorders>
              <w:top w:val="nil"/>
              <w:left w:val="nil"/>
              <w:bottom w:val="single" w:sz="4" w:space="0" w:color="auto"/>
              <w:right w:val="single" w:sz="4" w:space="0" w:color="auto"/>
            </w:tcBorders>
            <w:shd w:val="clear" w:color="auto" w:fill="auto"/>
            <w:noWrap/>
            <w:vAlign w:val="bottom"/>
            <w:hideMark/>
          </w:tcPr>
          <w:p w14:paraId="4B65AB7D" w14:textId="217C528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0.52</w:t>
            </w:r>
          </w:p>
        </w:tc>
        <w:tc>
          <w:tcPr>
            <w:tcW w:w="0" w:type="auto"/>
            <w:tcBorders>
              <w:top w:val="nil"/>
              <w:left w:val="nil"/>
              <w:bottom w:val="single" w:sz="4" w:space="0" w:color="auto"/>
              <w:right w:val="single" w:sz="4" w:space="0" w:color="auto"/>
            </w:tcBorders>
            <w:shd w:val="clear" w:color="auto" w:fill="auto"/>
            <w:noWrap/>
            <w:vAlign w:val="bottom"/>
            <w:hideMark/>
          </w:tcPr>
          <w:p w14:paraId="1670A737" w14:textId="3BC299B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0.66</w:t>
            </w:r>
          </w:p>
        </w:tc>
        <w:tc>
          <w:tcPr>
            <w:tcW w:w="0" w:type="auto"/>
            <w:tcBorders>
              <w:top w:val="nil"/>
              <w:left w:val="nil"/>
              <w:bottom w:val="single" w:sz="4" w:space="0" w:color="auto"/>
              <w:right w:val="single" w:sz="4" w:space="0" w:color="auto"/>
            </w:tcBorders>
            <w:shd w:val="clear" w:color="auto" w:fill="auto"/>
            <w:noWrap/>
            <w:vAlign w:val="bottom"/>
            <w:hideMark/>
          </w:tcPr>
          <w:p w14:paraId="7ACBA36C" w14:textId="1C73D59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0.08</w:t>
            </w:r>
          </w:p>
        </w:tc>
        <w:tc>
          <w:tcPr>
            <w:tcW w:w="0" w:type="auto"/>
            <w:tcBorders>
              <w:top w:val="nil"/>
              <w:left w:val="nil"/>
              <w:bottom w:val="single" w:sz="4" w:space="0" w:color="auto"/>
              <w:right w:val="single" w:sz="4" w:space="0" w:color="auto"/>
            </w:tcBorders>
            <w:shd w:val="clear" w:color="auto" w:fill="auto"/>
            <w:noWrap/>
            <w:vAlign w:val="bottom"/>
            <w:hideMark/>
          </w:tcPr>
          <w:p w14:paraId="71495A25" w14:textId="6BF9039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0.08</w:t>
            </w:r>
          </w:p>
        </w:tc>
        <w:tc>
          <w:tcPr>
            <w:tcW w:w="0" w:type="auto"/>
            <w:tcBorders>
              <w:top w:val="nil"/>
              <w:left w:val="nil"/>
              <w:bottom w:val="single" w:sz="4" w:space="0" w:color="auto"/>
              <w:right w:val="single" w:sz="4" w:space="0" w:color="auto"/>
            </w:tcBorders>
            <w:shd w:val="clear" w:color="auto" w:fill="auto"/>
            <w:noWrap/>
            <w:vAlign w:val="bottom"/>
            <w:hideMark/>
          </w:tcPr>
          <w:p w14:paraId="26143DA5" w14:textId="7C1F141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0.19</w:t>
            </w:r>
          </w:p>
        </w:tc>
        <w:tc>
          <w:tcPr>
            <w:tcW w:w="0" w:type="auto"/>
            <w:tcBorders>
              <w:top w:val="nil"/>
              <w:left w:val="nil"/>
              <w:bottom w:val="single" w:sz="4" w:space="0" w:color="auto"/>
              <w:right w:val="single" w:sz="4" w:space="0" w:color="auto"/>
            </w:tcBorders>
            <w:shd w:val="clear" w:color="auto" w:fill="auto"/>
            <w:noWrap/>
            <w:vAlign w:val="bottom"/>
            <w:hideMark/>
          </w:tcPr>
          <w:p w14:paraId="718DB4AF" w14:textId="255FDCD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0.12</w:t>
            </w:r>
          </w:p>
        </w:tc>
        <w:tc>
          <w:tcPr>
            <w:tcW w:w="0" w:type="auto"/>
            <w:tcBorders>
              <w:top w:val="nil"/>
              <w:left w:val="nil"/>
              <w:bottom w:val="single" w:sz="4" w:space="0" w:color="auto"/>
              <w:right w:val="single" w:sz="4" w:space="0" w:color="auto"/>
            </w:tcBorders>
            <w:shd w:val="clear" w:color="auto" w:fill="auto"/>
            <w:noWrap/>
            <w:vAlign w:val="bottom"/>
            <w:hideMark/>
          </w:tcPr>
          <w:p w14:paraId="6459A44B" w14:textId="5151DAC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c>
          <w:tcPr>
            <w:tcW w:w="0" w:type="auto"/>
            <w:tcBorders>
              <w:top w:val="nil"/>
              <w:left w:val="nil"/>
              <w:bottom w:val="single" w:sz="4" w:space="0" w:color="auto"/>
              <w:right w:val="single" w:sz="4" w:space="0" w:color="auto"/>
            </w:tcBorders>
            <w:shd w:val="clear" w:color="auto" w:fill="auto"/>
            <w:noWrap/>
            <w:vAlign w:val="bottom"/>
            <w:hideMark/>
          </w:tcPr>
          <w:p w14:paraId="5E00C1DD" w14:textId="4B764190"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0.24</w:t>
            </w:r>
          </w:p>
        </w:tc>
        <w:tc>
          <w:tcPr>
            <w:tcW w:w="0" w:type="auto"/>
            <w:tcBorders>
              <w:top w:val="nil"/>
              <w:left w:val="nil"/>
              <w:bottom w:val="single" w:sz="4" w:space="0" w:color="auto"/>
              <w:right w:val="single" w:sz="4" w:space="0" w:color="auto"/>
            </w:tcBorders>
            <w:shd w:val="clear" w:color="auto" w:fill="auto"/>
            <w:noWrap/>
            <w:vAlign w:val="bottom"/>
            <w:hideMark/>
          </w:tcPr>
          <w:p w14:paraId="5E1A1559" w14:textId="17DB794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0.18</w:t>
            </w:r>
          </w:p>
        </w:tc>
      </w:tr>
      <w:tr w:rsidR="00200B14" w:rsidRPr="00C14246" w14:paraId="1DCA04B5"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279B00AC"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2008</w:t>
            </w:r>
          </w:p>
        </w:tc>
        <w:tc>
          <w:tcPr>
            <w:tcW w:w="0" w:type="auto"/>
            <w:tcBorders>
              <w:top w:val="nil"/>
              <w:left w:val="nil"/>
              <w:bottom w:val="single" w:sz="4" w:space="0" w:color="auto"/>
              <w:right w:val="single" w:sz="4" w:space="0" w:color="auto"/>
            </w:tcBorders>
            <w:shd w:val="clear" w:color="auto" w:fill="auto"/>
            <w:noWrap/>
            <w:vAlign w:val="bottom"/>
            <w:hideMark/>
          </w:tcPr>
          <w:p w14:paraId="007595D6" w14:textId="202EC3C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0.34</w:t>
            </w:r>
          </w:p>
        </w:tc>
        <w:tc>
          <w:tcPr>
            <w:tcW w:w="0" w:type="auto"/>
            <w:tcBorders>
              <w:top w:val="nil"/>
              <w:left w:val="nil"/>
              <w:bottom w:val="single" w:sz="4" w:space="0" w:color="auto"/>
              <w:right w:val="single" w:sz="4" w:space="0" w:color="auto"/>
            </w:tcBorders>
            <w:shd w:val="clear" w:color="auto" w:fill="auto"/>
            <w:noWrap/>
            <w:vAlign w:val="bottom"/>
            <w:hideMark/>
          </w:tcPr>
          <w:p w14:paraId="3A01F3EE" w14:textId="325F234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0.53</w:t>
            </w:r>
          </w:p>
        </w:tc>
        <w:tc>
          <w:tcPr>
            <w:tcW w:w="0" w:type="auto"/>
            <w:tcBorders>
              <w:top w:val="nil"/>
              <w:left w:val="nil"/>
              <w:bottom w:val="single" w:sz="4" w:space="0" w:color="auto"/>
              <w:right w:val="single" w:sz="4" w:space="0" w:color="auto"/>
            </w:tcBorders>
            <w:shd w:val="clear" w:color="auto" w:fill="auto"/>
            <w:noWrap/>
            <w:vAlign w:val="bottom"/>
            <w:hideMark/>
          </w:tcPr>
          <w:p w14:paraId="77F7CC59" w14:textId="4A931D7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0.03</w:t>
            </w:r>
          </w:p>
        </w:tc>
        <w:tc>
          <w:tcPr>
            <w:tcW w:w="0" w:type="auto"/>
            <w:tcBorders>
              <w:top w:val="nil"/>
              <w:left w:val="nil"/>
              <w:bottom w:val="single" w:sz="4" w:space="0" w:color="auto"/>
              <w:right w:val="single" w:sz="4" w:space="0" w:color="auto"/>
            </w:tcBorders>
            <w:shd w:val="clear" w:color="auto" w:fill="auto"/>
            <w:noWrap/>
            <w:vAlign w:val="bottom"/>
            <w:hideMark/>
          </w:tcPr>
          <w:p w14:paraId="7867644B" w14:textId="4ADB789B"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0.08</w:t>
            </w:r>
          </w:p>
        </w:tc>
        <w:tc>
          <w:tcPr>
            <w:tcW w:w="0" w:type="auto"/>
            <w:tcBorders>
              <w:top w:val="nil"/>
              <w:left w:val="nil"/>
              <w:bottom w:val="single" w:sz="4" w:space="0" w:color="auto"/>
              <w:right w:val="single" w:sz="4" w:space="0" w:color="auto"/>
            </w:tcBorders>
            <w:shd w:val="clear" w:color="auto" w:fill="auto"/>
            <w:noWrap/>
            <w:vAlign w:val="bottom"/>
            <w:hideMark/>
          </w:tcPr>
          <w:p w14:paraId="317F9C17" w14:textId="28F2154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0.16</w:t>
            </w:r>
          </w:p>
        </w:tc>
        <w:tc>
          <w:tcPr>
            <w:tcW w:w="0" w:type="auto"/>
            <w:tcBorders>
              <w:top w:val="nil"/>
              <w:left w:val="nil"/>
              <w:bottom w:val="single" w:sz="4" w:space="0" w:color="auto"/>
              <w:right w:val="single" w:sz="4" w:space="0" w:color="auto"/>
            </w:tcBorders>
            <w:shd w:val="clear" w:color="auto" w:fill="auto"/>
            <w:noWrap/>
            <w:vAlign w:val="bottom"/>
            <w:hideMark/>
          </w:tcPr>
          <w:p w14:paraId="0793E82A" w14:textId="5FF3085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c>
          <w:tcPr>
            <w:tcW w:w="0" w:type="auto"/>
            <w:tcBorders>
              <w:top w:val="nil"/>
              <w:left w:val="nil"/>
              <w:bottom w:val="single" w:sz="4" w:space="0" w:color="auto"/>
              <w:right w:val="single" w:sz="4" w:space="0" w:color="auto"/>
            </w:tcBorders>
            <w:shd w:val="clear" w:color="auto" w:fill="auto"/>
            <w:noWrap/>
            <w:vAlign w:val="bottom"/>
            <w:hideMark/>
          </w:tcPr>
          <w:p w14:paraId="503E4383" w14:textId="24DFE1C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0.08</w:t>
            </w:r>
          </w:p>
        </w:tc>
        <w:tc>
          <w:tcPr>
            <w:tcW w:w="0" w:type="auto"/>
            <w:tcBorders>
              <w:top w:val="nil"/>
              <w:left w:val="nil"/>
              <w:bottom w:val="single" w:sz="4" w:space="0" w:color="auto"/>
              <w:right w:val="single" w:sz="4" w:space="0" w:color="auto"/>
            </w:tcBorders>
            <w:shd w:val="clear" w:color="auto" w:fill="auto"/>
            <w:noWrap/>
            <w:vAlign w:val="bottom"/>
            <w:hideMark/>
          </w:tcPr>
          <w:p w14:paraId="7FB0D187" w14:textId="023A637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0.23</w:t>
            </w:r>
          </w:p>
        </w:tc>
        <w:tc>
          <w:tcPr>
            <w:tcW w:w="0" w:type="auto"/>
            <w:tcBorders>
              <w:top w:val="nil"/>
              <w:left w:val="nil"/>
              <w:bottom w:val="single" w:sz="4" w:space="0" w:color="auto"/>
              <w:right w:val="single" w:sz="4" w:space="0" w:color="auto"/>
            </w:tcBorders>
            <w:shd w:val="clear" w:color="auto" w:fill="auto"/>
            <w:noWrap/>
            <w:vAlign w:val="bottom"/>
            <w:hideMark/>
          </w:tcPr>
          <w:p w14:paraId="3D63192F" w14:textId="5D23CD9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0.11</w:t>
            </w:r>
          </w:p>
        </w:tc>
      </w:tr>
      <w:tr w:rsidR="00200B14" w:rsidRPr="00C14246" w14:paraId="68EF795B"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6A23450E"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2009</w:t>
            </w:r>
          </w:p>
        </w:tc>
        <w:tc>
          <w:tcPr>
            <w:tcW w:w="0" w:type="auto"/>
            <w:tcBorders>
              <w:top w:val="nil"/>
              <w:left w:val="nil"/>
              <w:bottom w:val="single" w:sz="4" w:space="0" w:color="auto"/>
              <w:right w:val="single" w:sz="4" w:space="0" w:color="auto"/>
            </w:tcBorders>
            <w:shd w:val="clear" w:color="auto" w:fill="auto"/>
            <w:noWrap/>
            <w:vAlign w:val="bottom"/>
            <w:hideMark/>
          </w:tcPr>
          <w:p w14:paraId="661D17DB" w14:textId="22950CCB"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0.44</w:t>
            </w:r>
          </w:p>
        </w:tc>
        <w:tc>
          <w:tcPr>
            <w:tcW w:w="0" w:type="auto"/>
            <w:tcBorders>
              <w:top w:val="nil"/>
              <w:left w:val="nil"/>
              <w:bottom w:val="single" w:sz="4" w:space="0" w:color="auto"/>
              <w:right w:val="single" w:sz="4" w:space="0" w:color="auto"/>
            </w:tcBorders>
            <w:shd w:val="clear" w:color="auto" w:fill="auto"/>
            <w:noWrap/>
            <w:vAlign w:val="bottom"/>
            <w:hideMark/>
          </w:tcPr>
          <w:p w14:paraId="05290A5F" w14:textId="06FC773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0.45</w:t>
            </w:r>
          </w:p>
        </w:tc>
        <w:tc>
          <w:tcPr>
            <w:tcW w:w="0" w:type="auto"/>
            <w:tcBorders>
              <w:top w:val="nil"/>
              <w:left w:val="nil"/>
              <w:bottom w:val="single" w:sz="4" w:space="0" w:color="auto"/>
              <w:right w:val="single" w:sz="4" w:space="0" w:color="auto"/>
            </w:tcBorders>
            <w:shd w:val="clear" w:color="auto" w:fill="auto"/>
            <w:noWrap/>
            <w:vAlign w:val="bottom"/>
            <w:hideMark/>
          </w:tcPr>
          <w:p w14:paraId="127FA1E0" w14:textId="2C680B5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0.12</w:t>
            </w:r>
          </w:p>
        </w:tc>
        <w:tc>
          <w:tcPr>
            <w:tcW w:w="0" w:type="auto"/>
            <w:tcBorders>
              <w:top w:val="nil"/>
              <w:left w:val="nil"/>
              <w:bottom w:val="single" w:sz="4" w:space="0" w:color="auto"/>
              <w:right w:val="single" w:sz="4" w:space="0" w:color="auto"/>
            </w:tcBorders>
            <w:shd w:val="clear" w:color="auto" w:fill="auto"/>
            <w:noWrap/>
            <w:vAlign w:val="bottom"/>
            <w:hideMark/>
          </w:tcPr>
          <w:p w14:paraId="4571CD2A" w14:textId="3592AA2E"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0.02</w:t>
            </w:r>
          </w:p>
        </w:tc>
        <w:tc>
          <w:tcPr>
            <w:tcW w:w="0" w:type="auto"/>
            <w:tcBorders>
              <w:top w:val="nil"/>
              <w:left w:val="nil"/>
              <w:bottom w:val="single" w:sz="4" w:space="0" w:color="auto"/>
              <w:right w:val="single" w:sz="4" w:space="0" w:color="auto"/>
            </w:tcBorders>
            <w:shd w:val="clear" w:color="auto" w:fill="auto"/>
            <w:noWrap/>
            <w:vAlign w:val="bottom"/>
            <w:hideMark/>
          </w:tcPr>
          <w:p w14:paraId="39D8A657" w14:textId="0C06401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0.14</w:t>
            </w:r>
          </w:p>
        </w:tc>
        <w:tc>
          <w:tcPr>
            <w:tcW w:w="0" w:type="auto"/>
            <w:tcBorders>
              <w:top w:val="nil"/>
              <w:left w:val="nil"/>
              <w:bottom w:val="single" w:sz="4" w:space="0" w:color="auto"/>
              <w:right w:val="single" w:sz="4" w:space="0" w:color="auto"/>
            </w:tcBorders>
            <w:shd w:val="clear" w:color="auto" w:fill="auto"/>
            <w:noWrap/>
            <w:vAlign w:val="bottom"/>
            <w:hideMark/>
          </w:tcPr>
          <w:p w14:paraId="47722887" w14:textId="235FF1A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0.24</w:t>
            </w:r>
          </w:p>
        </w:tc>
        <w:tc>
          <w:tcPr>
            <w:tcW w:w="0" w:type="auto"/>
            <w:tcBorders>
              <w:top w:val="nil"/>
              <w:left w:val="nil"/>
              <w:bottom w:val="single" w:sz="4" w:space="0" w:color="auto"/>
              <w:right w:val="single" w:sz="4" w:space="0" w:color="auto"/>
            </w:tcBorders>
            <w:shd w:val="clear" w:color="auto" w:fill="auto"/>
            <w:noWrap/>
            <w:vAlign w:val="bottom"/>
            <w:hideMark/>
          </w:tcPr>
          <w:p w14:paraId="0189A37B" w14:textId="1E1CDB1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0.19</w:t>
            </w:r>
          </w:p>
        </w:tc>
        <w:tc>
          <w:tcPr>
            <w:tcW w:w="0" w:type="auto"/>
            <w:tcBorders>
              <w:top w:val="nil"/>
              <w:left w:val="nil"/>
              <w:bottom w:val="single" w:sz="4" w:space="0" w:color="auto"/>
              <w:right w:val="single" w:sz="4" w:space="0" w:color="auto"/>
            </w:tcBorders>
            <w:shd w:val="clear" w:color="auto" w:fill="auto"/>
            <w:noWrap/>
            <w:vAlign w:val="bottom"/>
            <w:hideMark/>
          </w:tcPr>
          <w:p w14:paraId="18515065" w14:textId="284A55D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0.14</w:t>
            </w:r>
          </w:p>
        </w:tc>
        <w:tc>
          <w:tcPr>
            <w:tcW w:w="0" w:type="auto"/>
            <w:tcBorders>
              <w:top w:val="nil"/>
              <w:left w:val="nil"/>
              <w:bottom w:val="single" w:sz="4" w:space="0" w:color="auto"/>
              <w:right w:val="single" w:sz="4" w:space="0" w:color="auto"/>
            </w:tcBorders>
            <w:shd w:val="clear" w:color="auto" w:fill="auto"/>
            <w:noWrap/>
            <w:vAlign w:val="bottom"/>
            <w:hideMark/>
          </w:tcPr>
          <w:p w14:paraId="0285FAB4" w14:textId="490A01AF"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0.21</w:t>
            </w:r>
          </w:p>
        </w:tc>
      </w:tr>
      <w:tr w:rsidR="00200B14" w:rsidRPr="00C14246" w14:paraId="6B482A88"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460F95D4"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2010</w:t>
            </w:r>
          </w:p>
        </w:tc>
        <w:tc>
          <w:tcPr>
            <w:tcW w:w="0" w:type="auto"/>
            <w:tcBorders>
              <w:top w:val="nil"/>
              <w:left w:val="nil"/>
              <w:bottom w:val="single" w:sz="4" w:space="0" w:color="auto"/>
              <w:right w:val="single" w:sz="4" w:space="0" w:color="auto"/>
            </w:tcBorders>
            <w:shd w:val="clear" w:color="auto" w:fill="auto"/>
            <w:noWrap/>
            <w:vAlign w:val="bottom"/>
            <w:hideMark/>
          </w:tcPr>
          <w:p w14:paraId="5EF3BF2E" w14:textId="75A7590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0.27</w:t>
            </w:r>
          </w:p>
        </w:tc>
        <w:tc>
          <w:tcPr>
            <w:tcW w:w="0" w:type="auto"/>
            <w:tcBorders>
              <w:top w:val="nil"/>
              <w:left w:val="nil"/>
              <w:bottom w:val="single" w:sz="4" w:space="0" w:color="auto"/>
              <w:right w:val="single" w:sz="4" w:space="0" w:color="auto"/>
            </w:tcBorders>
            <w:shd w:val="clear" w:color="auto" w:fill="auto"/>
            <w:noWrap/>
            <w:vAlign w:val="bottom"/>
            <w:hideMark/>
          </w:tcPr>
          <w:p w14:paraId="47FA2765" w14:textId="59A4287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0.28</w:t>
            </w:r>
          </w:p>
        </w:tc>
        <w:tc>
          <w:tcPr>
            <w:tcW w:w="0" w:type="auto"/>
            <w:tcBorders>
              <w:top w:val="nil"/>
              <w:left w:val="nil"/>
              <w:bottom w:val="single" w:sz="4" w:space="0" w:color="auto"/>
              <w:right w:val="single" w:sz="4" w:space="0" w:color="auto"/>
            </w:tcBorders>
            <w:shd w:val="clear" w:color="auto" w:fill="auto"/>
            <w:noWrap/>
            <w:vAlign w:val="bottom"/>
            <w:hideMark/>
          </w:tcPr>
          <w:p w14:paraId="62C625CE" w14:textId="4EA88F2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0.07</w:t>
            </w:r>
          </w:p>
        </w:tc>
        <w:tc>
          <w:tcPr>
            <w:tcW w:w="0" w:type="auto"/>
            <w:tcBorders>
              <w:top w:val="nil"/>
              <w:left w:val="nil"/>
              <w:bottom w:val="single" w:sz="4" w:space="0" w:color="auto"/>
              <w:right w:val="single" w:sz="4" w:space="0" w:color="auto"/>
            </w:tcBorders>
            <w:shd w:val="clear" w:color="auto" w:fill="auto"/>
            <w:noWrap/>
            <w:vAlign w:val="bottom"/>
            <w:hideMark/>
          </w:tcPr>
          <w:p w14:paraId="66A5410D" w14:textId="0E680E1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0.07</w:t>
            </w:r>
          </w:p>
        </w:tc>
        <w:tc>
          <w:tcPr>
            <w:tcW w:w="0" w:type="auto"/>
            <w:tcBorders>
              <w:top w:val="nil"/>
              <w:left w:val="nil"/>
              <w:bottom w:val="single" w:sz="4" w:space="0" w:color="auto"/>
              <w:right w:val="single" w:sz="4" w:space="0" w:color="auto"/>
            </w:tcBorders>
            <w:shd w:val="clear" w:color="auto" w:fill="auto"/>
            <w:noWrap/>
            <w:vAlign w:val="bottom"/>
            <w:hideMark/>
          </w:tcPr>
          <w:p w14:paraId="6CBD7B2B" w14:textId="62A39BD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0.06</w:t>
            </w:r>
          </w:p>
        </w:tc>
        <w:tc>
          <w:tcPr>
            <w:tcW w:w="0" w:type="auto"/>
            <w:tcBorders>
              <w:top w:val="nil"/>
              <w:left w:val="nil"/>
              <w:bottom w:val="single" w:sz="4" w:space="0" w:color="auto"/>
              <w:right w:val="single" w:sz="4" w:space="0" w:color="auto"/>
            </w:tcBorders>
            <w:shd w:val="clear" w:color="auto" w:fill="auto"/>
            <w:noWrap/>
            <w:vAlign w:val="bottom"/>
            <w:hideMark/>
          </w:tcPr>
          <w:p w14:paraId="3C2B0C98" w14:textId="134381A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0.21</w:t>
            </w:r>
          </w:p>
        </w:tc>
        <w:tc>
          <w:tcPr>
            <w:tcW w:w="0" w:type="auto"/>
            <w:tcBorders>
              <w:top w:val="nil"/>
              <w:left w:val="nil"/>
              <w:bottom w:val="single" w:sz="4" w:space="0" w:color="auto"/>
              <w:right w:val="single" w:sz="4" w:space="0" w:color="auto"/>
            </w:tcBorders>
            <w:shd w:val="clear" w:color="auto" w:fill="auto"/>
            <w:noWrap/>
            <w:vAlign w:val="bottom"/>
            <w:hideMark/>
          </w:tcPr>
          <w:p w14:paraId="5A8EF351" w14:textId="4DEF83E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c>
          <w:tcPr>
            <w:tcW w:w="0" w:type="auto"/>
            <w:tcBorders>
              <w:top w:val="nil"/>
              <w:left w:val="nil"/>
              <w:bottom w:val="single" w:sz="4" w:space="0" w:color="auto"/>
              <w:right w:val="single" w:sz="4" w:space="0" w:color="auto"/>
            </w:tcBorders>
            <w:shd w:val="clear" w:color="auto" w:fill="auto"/>
            <w:noWrap/>
            <w:vAlign w:val="bottom"/>
            <w:hideMark/>
          </w:tcPr>
          <w:p w14:paraId="39194AEF" w14:textId="65E90B5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0.10</w:t>
            </w:r>
          </w:p>
        </w:tc>
        <w:tc>
          <w:tcPr>
            <w:tcW w:w="0" w:type="auto"/>
            <w:tcBorders>
              <w:top w:val="nil"/>
              <w:left w:val="nil"/>
              <w:bottom w:val="single" w:sz="4" w:space="0" w:color="auto"/>
              <w:right w:val="single" w:sz="4" w:space="0" w:color="auto"/>
            </w:tcBorders>
            <w:shd w:val="clear" w:color="auto" w:fill="auto"/>
            <w:noWrap/>
            <w:vAlign w:val="bottom"/>
            <w:hideMark/>
          </w:tcPr>
          <w:p w14:paraId="1A5C8ADE" w14:textId="3D9BFC7E"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0.17</w:t>
            </w:r>
          </w:p>
        </w:tc>
      </w:tr>
      <w:tr w:rsidR="00200B14" w:rsidRPr="00C14246" w14:paraId="5F7CEE4D"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4A9492F9"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2011</w:t>
            </w:r>
          </w:p>
        </w:tc>
        <w:tc>
          <w:tcPr>
            <w:tcW w:w="0" w:type="auto"/>
            <w:tcBorders>
              <w:top w:val="nil"/>
              <w:left w:val="nil"/>
              <w:bottom w:val="single" w:sz="4" w:space="0" w:color="auto"/>
              <w:right w:val="single" w:sz="4" w:space="0" w:color="auto"/>
            </w:tcBorders>
            <w:shd w:val="clear" w:color="auto" w:fill="auto"/>
            <w:noWrap/>
            <w:vAlign w:val="bottom"/>
            <w:hideMark/>
          </w:tcPr>
          <w:p w14:paraId="40D74621" w14:textId="7999123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0.30</w:t>
            </w:r>
          </w:p>
        </w:tc>
        <w:tc>
          <w:tcPr>
            <w:tcW w:w="0" w:type="auto"/>
            <w:tcBorders>
              <w:top w:val="nil"/>
              <w:left w:val="nil"/>
              <w:bottom w:val="single" w:sz="4" w:space="0" w:color="auto"/>
              <w:right w:val="single" w:sz="4" w:space="0" w:color="auto"/>
            </w:tcBorders>
            <w:shd w:val="clear" w:color="auto" w:fill="auto"/>
            <w:noWrap/>
            <w:vAlign w:val="bottom"/>
            <w:hideMark/>
          </w:tcPr>
          <w:p w14:paraId="1DAA3A81" w14:textId="076F0BAA"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0.56</w:t>
            </w:r>
          </w:p>
        </w:tc>
        <w:tc>
          <w:tcPr>
            <w:tcW w:w="0" w:type="auto"/>
            <w:tcBorders>
              <w:top w:val="nil"/>
              <w:left w:val="nil"/>
              <w:bottom w:val="single" w:sz="4" w:space="0" w:color="auto"/>
              <w:right w:val="single" w:sz="4" w:space="0" w:color="auto"/>
            </w:tcBorders>
            <w:shd w:val="clear" w:color="auto" w:fill="auto"/>
            <w:noWrap/>
            <w:vAlign w:val="bottom"/>
            <w:hideMark/>
          </w:tcPr>
          <w:p w14:paraId="26932A87" w14:textId="2727CE6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0.16</w:t>
            </w:r>
          </w:p>
        </w:tc>
        <w:tc>
          <w:tcPr>
            <w:tcW w:w="0" w:type="auto"/>
            <w:tcBorders>
              <w:top w:val="nil"/>
              <w:left w:val="nil"/>
              <w:bottom w:val="single" w:sz="4" w:space="0" w:color="auto"/>
              <w:right w:val="single" w:sz="4" w:space="0" w:color="auto"/>
            </w:tcBorders>
            <w:shd w:val="clear" w:color="auto" w:fill="auto"/>
            <w:noWrap/>
            <w:vAlign w:val="bottom"/>
            <w:hideMark/>
          </w:tcPr>
          <w:p w14:paraId="76D33157" w14:textId="036BB25B"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0.21</w:t>
            </w:r>
          </w:p>
        </w:tc>
        <w:tc>
          <w:tcPr>
            <w:tcW w:w="0" w:type="auto"/>
            <w:tcBorders>
              <w:top w:val="nil"/>
              <w:left w:val="nil"/>
              <w:bottom w:val="single" w:sz="4" w:space="0" w:color="auto"/>
              <w:right w:val="single" w:sz="4" w:space="0" w:color="auto"/>
            </w:tcBorders>
            <w:shd w:val="clear" w:color="auto" w:fill="auto"/>
            <w:noWrap/>
            <w:vAlign w:val="bottom"/>
            <w:hideMark/>
          </w:tcPr>
          <w:p w14:paraId="1F18CE91" w14:textId="5C89384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0.14</w:t>
            </w:r>
          </w:p>
        </w:tc>
        <w:tc>
          <w:tcPr>
            <w:tcW w:w="0" w:type="auto"/>
            <w:tcBorders>
              <w:top w:val="nil"/>
              <w:left w:val="nil"/>
              <w:bottom w:val="single" w:sz="4" w:space="0" w:color="auto"/>
              <w:right w:val="single" w:sz="4" w:space="0" w:color="auto"/>
            </w:tcBorders>
            <w:shd w:val="clear" w:color="auto" w:fill="auto"/>
            <w:noWrap/>
            <w:vAlign w:val="bottom"/>
            <w:hideMark/>
          </w:tcPr>
          <w:p w14:paraId="15B9632D" w14:textId="2D70181A"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0.11</w:t>
            </w:r>
          </w:p>
        </w:tc>
        <w:tc>
          <w:tcPr>
            <w:tcW w:w="0" w:type="auto"/>
            <w:tcBorders>
              <w:top w:val="nil"/>
              <w:left w:val="nil"/>
              <w:bottom w:val="single" w:sz="4" w:space="0" w:color="auto"/>
              <w:right w:val="single" w:sz="4" w:space="0" w:color="auto"/>
            </w:tcBorders>
            <w:shd w:val="clear" w:color="auto" w:fill="auto"/>
            <w:noWrap/>
            <w:vAlign w:val="bottom"/>
            <w:hideMark/>
          </w:tcPr>
          <w:p w14:paraId="041E684E" w14:textId="422569FF"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0.27</w:t>
            </w:r>
          </w:p>
        </w:tc>
        <w:tc>
          <w:tcPr>
            <w:tcW w:w="0" w:type="auto"/>
            <w:tcBorders>
              <w:top w:val="nil"/>
              <w:left w:val="nil"/>
              <w:bottom w:val="single" w:sz="4" w:space="0" w:color="auto"/>
              <w:right w:val="single" w:sz="4" w:space="0" w:color="auto"/>
            </w:tcBorders>
            <w:shd w:val="clear" w:color="auto" w:fill="auto"/>
            <w:noWrap/>
            <w:vAlign w:val="bottom"/>
            <w:hideMark/>
          </w:tcPr>
          <w:p w14:paraId="1D94193B" w14:textId="73C593F3"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0.07</w:t>
            </w:r>
          </w:p>
        </w:tc>
        <w:tc>
          <w:tcPr>
            <w:tcW w:w="0" w:type="auto"/>
            <w:tcBorders>
              <w:top w:val="nil"/>
              <w:left w:val="nil"/>
              <w:bottom w:val="single" w:sz="4" w:space="0" w:color="auto"/>
              <w:right w:val="single" w:sz="4" w:space="0" w:color="auto"/>
            </w:tcBorders>
            <w:shd w:val="clear" w:color="auto" w:fill="auto"/>
            <w:noWrap/>
            <w:vAlign w:val="bottom"/>
            <w:hideMark/>
          </w:tcPr>
          <w:p w14:paraId="5598BC4E" w14:textId="3900578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0.14</w:t>
            </w:r>
          </w:p>
        </w:tc>
      </w:tr>
      <w:tr w:rsidR="00200B14" w:rsidRPr="00C14246" w14:paraId="639F0609"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56CEE460"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2012</w:t>
            </w:r>
          </w:p>
        </w:tc>
        <w:tc>
          <w:tcPr>
            <w:tcW w:w="0" w:type="auto"/>
            <w:tcBorders>
              <w:top w:val="nil"/>
              <w:left w:val="nil"/>
              <w:bottom w:val="single" w:sz="4" w:space="0" w:color="auto"/>
              <w:right w:val="single" w:sz="4" w:space="0" w:color="auto"/>
            </w:tcBorders>
            <w:shd w:val="clear" w:color="auto" w:fill="auto"/>
            <w:noWrap/>
            <w:vAlign w:val="bottom"/>
            <w:hideMark/>
          </w:tcPr>
          <w:p w14:paraId="5A1C2000" w14:textId="40DB1FD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0.46</w:t>
            </w:r>
          </w:p>
        </w:tc>
        <w:tc>
          <w:tcPr>
            <w:tcW w:w="0" w:type="auto"/>
            <w:tcBorders>
              <w:top w:val="nil"/>
              <w:left w:val="nil"/>
              <w:bottom w:val="single" w:sz="4" w:space="0" w:color="auto"/>
              <w:right w:val="single" w:sz="4" w:space="0" w:color="auto"/>
            </w:tcBorders>
            <w:shd w:val="clear" w:color="auto" w:fill="auto"/>
            <w:noWrap/>
            <w:vAlign w:val="bottom"/>
            <w:hideMark/>
          </w:tcPr>
          <w:p w14:paraId="040473C6" w14:textId="0B897DE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0.33</w:t>
            </w:r>
          </w:p>
        </w:tc>
        <w:tc>
          <w:tcPr>
            <w:tcW w:w="0" w:type="auto"/>
            <w:tcBorders>
              <w:top w:val="nil"/>
              <w:left w:val="nil"/>
              <w:bottom w:val="single" w:sz="4" w:space="0" w:color="auto"/>
              <w:right w:val="single" w:sz="4" w:space="0" w:color="auto"/>
            </w:tcBorders>
            <w:shd w:val="clear" w:color="auto" w:fill="auto"/>
            <w:noWrap/>
            <w:vAlign w:val="bottom"/>
            <w:hideMark/>
          </w:tcPr>
          <w:p w14:paraId="39DA2941" w14:textId="35D0287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0.19</w:t>
            </w:r>
          </w:p>
        </w:tc>
        <w:tc>
          <w:tcPr>
            <w:tcW w:w="0" w:type="auto"/>
            <w:tcBorders>
              <w:top w:val="nil"/>
              <w:left w:val="nil"/>
              <w:bottom w:val="single" w:sz="4" w:space="0" w:color="auto"/>
              <w:right w:val="single" w:sz="4" w:space="0" w:color="auto"/>
            </w:tcBorders>
            <w:shd w:val="clear" w:color="auto" w:fill="auto"/>
            <w:noWrap/>
            <w:vAlign w:val="bottom"/>
            <w:hideMark/>
          </w:tcPr>
          <w:p w14:paraId="016D708B" w14:textId="3E47FC6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0.03</w:t>
            </w:r>
          </w:p>
        </w:tc>
        <w:tc>
          <w:tcPr>
            <w:tcW w:w="0" w:type="auto"/>
            <w:tcBorders>
              <w:top w:val="nil"/>
              <w:left w:val="nil"/>
              <w:bottom w:val="single" w:sz="4" w:space="0" w:color="auto"/>
              <w:right w:val="single" w:sz="4" w:space="0" w:color="auto"/>
            </w:tcBorders>
            <w:shd w:val="clear" w:color="auto" w:fill="auto"/>
            <w:noWrap/>
            <w:vAlign w:val="bottom"/>
            <w:hideMark/>
          </w:tcPr>
          <w:p w14:paraId="5E833460" w14:textId="30DC1AA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0.23</w:t>
            </w:r>
          </w:p>
        </w:tc>
        <w:tc>
          <w:tcPr>
            <w:tcW w:w="0" w:type="auto"/>
            <w:tcBorders>
              <w:top w:val="nil"/>
              <w:left w:val="nil"/>
              <w:bottom w:val="single" w:sz="4" w:space="0" w:color="auto"/>
              <w:right w:val="single" w:sz="4" w:space="0" w:color="auto"/>
            </w:tcBorders>
            <w:shd w:val="clear" w:color="auto" w:fill="auto"/>
            <w:noWrap/>
            <w:vAlign w:val="bottom"/>
            <w:hideMark/>
          </w:tcPr>
          <w:p w14:paraId="6A7D2356" w14:textId="78B82B3B"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0.28</w:t>
            </w:r>
          </w:p>
        </w:tc>
        <w:tc>
          <w:tcPr>
            <w:tcW w:w="0" w:type="auto"/>
            <w:tcBorders>
              <w:top w:val="nil"/>
              <w:left w:val="nil"/>
              <w:bottom w:val="single" w:sz="4" w:space="0" w:color="auto"/>
              <w:right w:val="single" w:sz="4" w:space="0" w:color="auto"/>
            </w:tcBorders>
            <w:shd w:val="clear" w:color="auto" w:fill="auto"/>
            <w:noWrap/>
            <w:vAlign w:val="bottom"/>
            <w:hideMark/>
          </w:tcPr>
          <w:p w14:paraId="5DC18517" w14:textId="04DE626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0.36</w:t>
            </w:r>
          </w:p>
        </w:tc>
        <w:tc>
          <w:tcPr>
            <w:tcW w:w="0" w:type="auto"/>
            <w:tcBorders>
              <w:top w:val="nil"/>
              <w:left w:val="nil"/>
              <w:bottom w:val="single" w:sz="4" w:space="0" w:color="auto"/>
              <w:right w:val="single" w:sz="4" w:space="0" w:color="auto"/>
            </w:tcBorders>
            <w:shd w:val="clear" w:color="auto" w:fill="auto"/>
            <w:noWrap/>
            <w:vAlign w:val="bottom"/>
            <w:hideMark/>
          </w:tcPr>
          <w:p w14:paraId="641B9DF1" w14:textId="38D4262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0.08</w:t>
            </w:r>
          </w:p>
        </w:tc>
        <w:tc>
          <w:tcPr>
            <w:tcW w:w="0" w:type="auto"/>
            <w:tcBorders>
              <w:top w:val="nil"/>
              <w:left w:val="nil"/>
              <w:bottom w:val="single" w:sz="4" w:space="0" w:color="auto"/>
              <w:right w:val="single" w:sz="4" w:space="0" w:color="auto"/>
            </w:tcBorders>
            <w:shd w:val="clear" w:color="auto" w:fill="auto"/>
            <w:noWrap/>
            <w:vAlign w:val="bottom"/>
            <w:hideMark/>
          </w:tcPr>
          <w:p w14:paraId="1287178C" w14:textId="6B87BCB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0.26</w:t>
            </w:r>
          </w:p>
        </w:tc>
      </w:tr>
      <w:tr w:rsidR="00200B14" w:rsidRPr="00C14246" w14:paraId="0E4A34D3"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66B77F9A"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2013</w:t>
            </w:r>
          </w:p>
        </w:tc>
        <w:tc>
          <w:tcPr>
            <w:tcW w:w="0" w:type="auto"/>
            <w:tcBorders>
              <w:top w:val="nil"/>
              <w:left w:val="nil"/>
              <w:bottom w:val="single" w:sz="4" w:space="0" w:color="auto"/>
              <w:right w:val="single" w:sz="4" w:space="0" w:color="auto"/>
            </w:tcBorders>
            <w:shd w:val="clear" w:color="auto" w:fill="auto"/>
            <w:noWrap/>
            <w:vAlign w:val="bottom"/>
            <w:hideMark/>
          </w:tcPr>
          <w:p w14:paraId="28A72C36" w14:textId="58805B34"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0.66</w:t>
            </w:r>
          </w:p>
        </w:tc>
        <w:tc>
          <w:tcPr>
            <w:tcW w:w="0" w:type="auto"/>
            <w:tcBorders>
              <w:top w:val="nil"/>
              <w:left w:val="nil"/>
              <w:bottom w:val="single" w:sz="4" w:space="0" w:color="auto"/>
              <w:right w:val="single" w:sz="4" w:space="0" w:color="auto"/>
            </w:tcBorders>
            <w:shd w:val="clear" w:color="auto" w:fill="auto"/>
            <w:noWrap/>
            <w:vAlign w:val="bottom"/>
            <w:hideMark/>
          </w:tcPr>
          <w:p w14:paraId="3057D15C" w14:textId="2A63972A"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0.76</w:t>
            </w:r>
          </w:p>
        </w:tc>
        <w:tc>
          <w:tcPr>
            <w:tcW w:w="0" w:type="auto"/>
            <w:tcBorders>
              <w:top w:val="nil"/>
              <w:left w:val="nil"/>
              <w:bottom w:val="single" w:sz="4" w:space="0" w:color="auto"/>
              <w:right w:val="single" w:sz="4" w:space="0" w:color="auto"/>
            </w:tcBorders>
            <w:shd w:val="clear" w:color="auto" w:fill="auto"/>
            <w:noWrap/>
            <w:vAlign w:val="bottom"/>
            <w:hideMark/>
          </w:tcPr>
          <w:p w14:paraId="340783AD" w14:textId="3BBA6419"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0.36</w:t>
            </w:r>
          </w:p>
        </w:tc>
        <w:tc>
          <w:tcPr>
            <w:tcW w:w="0" w:type="auto"/>
            <w:tcBorders>
              <w:top w:val="nil"/>
              <w:left w:val="nil"/>
              <w:bottom w:val="single" w:sz="4" w:space="0" w:color="auto"/>
              <w:right w:val="single" w:sz="4" w:space="0" w:color="auto"/>
            </w:tcBorders>
            <w:shd w:val="clear" w:color="auto" w:fill="auto"/>
            <w:noWrap/>
            <w:vAlign w:val="bottom"/>
            <w:hideMark/>
          </w:tcPr>
          <w:p w14:paraId="1F5341BE" w14:textId="01DA639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0.02</w:t>
            </w:r>
          </w:p>
        </w:tc>
        <w:tc>
          <w:tcPr>
            <w:tcW w:w="0" w:type="auto"/>
            <w:tcBorders>
              <w:top w:val="nil"/>
              <w:left w:val="nil"/>
              <w:bottom w:val="single" w:sz="4" w:space="0" w:color="auto"/>
              <w:right w:val="single" w:sz="4" w:space="0" w:color="auto"/>
            </w:tcBorders>
            <w:shd w:val="clear" w:color="auto" w:fill="auto"/>
            <w:noWrap/>
            <w:vAlign w:val="bottom"/>
            <w:hideMark/>
          </w:tcPr>
          <w:p w14:paraId="580DCAD9" w14:textId="4828862A"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0.21</w:t>
            </w:r>
          </w:p>
        </w:tc>
        <w:tc>
          <w:tcPr>
            <w:tcW w:w="0" w:type="auto"/>
            <w:tcBorders>
              <w:top w:val="nil"/>
              <w:left w:val="nil"/>
              <w:bottom w:val="single" w:sz="4" w:space="0" w:color="auto"/>
              <w:right w:val="single" w:sz="4" w:space="0" w:color="auto"/>
            </w:tcBorders>
            <w:shd w:val="clear" w:color="auto" w:fill="auto"/>
            <w:noWrap/>
            <w:vAlign w:val="bottom"/>
            <w:hideMark/>
          </w:tcPr>
          <w:p w14:paraId="242BC2D9" w14:textId="56EE847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0.12</w:t>
            </w:r>
          </w:p>
        </w:tc>
        <w:tc>
          <w:tcPr>
            <w:tcW w:w="0" w:type="auto"/>
            <w:tcBorders>
              <w:top w:val="nil"/>
              <w:left w:val="nil"/>
              <w:bottom w:val="single" w:sz="4" w:space="0" w:color="auto"/>
              <w:right w:val="single" w:sz="4" w:space="0" w:color="auto"/>
            </w:tcBorders>
            <w:shd w:val="clear" w:color="auto" w:fill="auto"/>
            <w:noWrap/>
            <w:vAlign w:val="bottom"/>
            <w:hideMark/>
          </w:tcPr>
          <w:p w14:paraId="3DDEB468" w14:textId="748D914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0.16</w:t>
            </w:r>
          </w:p>
        </w:tc>
        <w:tc>
          <w:tcPr>
            <w:tcW w:w="0" w:type="auto"/>
            <w:tcBorders>
              <w:top w:val="nil"/>
              <w:left w:val="nil"/>
              <w:bottom w:val="single" w:sz="4" w:space="0" w:color="auto"/>
              <w:right w:val="single" w:sz="4" w:space="0" w:color="auto"/>
            </w:tcBorders>
            <w:shd w:val="clear" w:color="auto" w:fill="auto"/>
            <w:noWrap/>
            <w:vAlign w:val="bottom"/>
            <w:hideMark/>
          </w:tcPr>
          <w:p w14:paraId="23BBCEC1" w14:textId="47ABB03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0.11</w:t>
            </w:r>
          </w:p>
        </w:tc>
        <w:tc>
          <w:tcPr>
            <w:tcW w:w="0" w:type="auto"/>
            <w:tcBorders>
              <w:top w:val="nil"/>
              <w:left w:val="nil"/>
              <w:bottom w:val="single" w:sz="4" w:space="0" w:color="auto"/>
              <w:right w:val="single" w:sz="4" w:space="0" w:color="auto"/>
            </w:tcBorders>
            <w:shd w:val="clear" w:color="auto" w:fill="auto"/>
            <w:noWrap/>
            <w:vAlign w:val="bottom"/>
            <w:hideMark/>
          </w:tcPr>
          <w:p w14:paraId="76F774D6" w14:textId="6BC21EA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0.15</w:t>
            </w:r>
          </w:p>
        </w:tc>
      </w:tr>
      <w:tr w:rsidR="00200B14" w:rsidRPr="00C14246" w14:paraId="7960A04E" w14:textId="77777777" w:rsidTr="00200B14">
        <w:trPr>
          <w:trHeight w:val="251"/>
        </w:trPr>
        <w:tc>
          <w:tcPr>
            <w:tcW w:w="0" w:type="auto"/>
            <w:tcBorders>
              <w:top w:val="nil"/>
              <w:left w:val="single" w:sz="8" w:space="0" w:color="auto"/>
              <w:bottom w:val="single" w:sz="4" w:space="0" w:color="auto"/>
              <w:right w:val="single" w:sz="8" w:space="0" w:color="auto"/>
            </w:tcBorders>
            <w:shd w:val="clear" w:color="auto" w:fill="auto"/>
            <w:noWrap/>
            <w:vAlign w:val="bottom"/>
            <w:hideMark/>
          </w:tcPr>
          <w:p w14:paraId="4FD93886"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2014</w:t>
            </w:r>
          </w:p>
        </w:tc>
        <w:tc>
          <w:tcPr>
            <w:tcW w:w="0" w:type="auto"/>
            <w:tcBorders>
              <w:top w:val="nil"/>
              <w:left w:val="nil"/>
              <w:bottom w:val="single" w:sz="4" w:space="0" w:color="auto"/>
              <w:right w:val="single" w:sz="4" w:space="0" w:color="auto"/>
            </w:tcBorders>
            <w:shd w:val="clear" w:color="auto" w:fill="auto"/>
            <w:noWrap/>
            <w:vAlign w:val="bottom"/>
            <w:hideMark/>
          </w:tcPr>
          <w:p w14:paraId="5B5A5D85" w14:textId="6123BADE"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0.34</w:t>
            </w:r>
          </w:p>
        </w:tc>
        <w:tc>
          <w:tcPr>
            <w:tcW w:w="0" w:type="auto"/>
            <w:tcBorders>
              <w:top w:val="nil"/>
              <w:left w:val="nil"/>
              <w:bottom w:val="single" w:sz="4" w:space="0" w:color="auto"/>
              <w:right w:val="single" w:sz="4" w:space="0" w:color="auto"/>
            </w:tcBorders>
            <w:shd w:val="clear" w:color="auto" w:fill="auto"/>
            <w:noWrap/>
            <w:vAlign w:val="bottom"/>
            <w:hideMark/>
          </w:tcPr>
          <w:p w14:paraId="34C2A649" w14:textId="425C92EC"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0.67</w:t>
            </w:r>
          </w:p>
        </w:tc>
        <w:tc>
          <w:tcPr>
            <w:tcW w:w="0" w:type="auto"/>
            <w:tcBorders>
              <w:top w:val="nil"/>
              <w:left w:val="nil"/>
              <w:bottom w:val="single" w:sz="4" w:space="0" w:color="auto"/>
              <w:right w:val="single" w:sz="4" w:space="0" w:color="auto"/>
            </w:tcBorders>
            <w:shd w:val="clear" w:color="auto" w:fill="auto"/>
            <w:noWrap/>
            <w:vAlign w:val="bottom"/>
            <w:hideMark/>
          </w:tcPr>
          <w:p w14:paraId="2A7218BC" w14:textId="041B7826"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0.31</w:t>
            </w:r>
          </w:p>
        </w:tc>
        <w:tc>
          <w:tcPr>
            <w:tcW w:w="0" w:type="auto"/>
            <w:tcBorders>
              <w:top w:val="nil"/>
              <w:left w:val="nil"/>
              <w:bottom w:val="single" w:sz="4" w:space="0" w:color="auto"/>
              <w:right w:val="single" w:sz="4" w:space="0" w:color="auto"/>
            </w:tcBorders>
            <w:shd w:val="clear" w:color="auto" w:fill="auto"/>
            <w:noWrap/>
            <w:vAlign w:val="bottom"/>
            <w:hideMark/>
          </w:tcPr>
          <w:p w14:paraId="762BB272" w14:textId="334417F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0.11</w:t>
            </w:r>
          </w:p>
        </w:tc>
        <w:tc>
          <w:tcPr>
            <w:tcW w:w="0" w:type="auto"/>
            <w:tcBorders>
              <w:top w:val="nil"/>
              <w:left w:val="nil"/>
              <w:bottom w:val="single" w:sz="4" w:space="0" w:color="auto"/>
              <w:right w:val="single" w:sz="4" w:space="0" w:color="auto"/>
            </w:tcBorders>
            <w:shd w:val="clear" w:color="auto" w:fill="auto"/>
            <w:noWrap/>
            <w:vAlign w:val="bottom"/>
            <w:hideMark/>
          </w:tcPr>
          <w:p w14:paraId="0569AA91" w14:textId="16981000"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0.14</w:t>
            </w:r>
          </w:p>
        </w:tc>
        <w:tc>
          <w:tcPr>
            <w:tcW w:w="0" w:type="auto"/>
            <w:tcBorders>
              <w:top w:val="nil"/>
              <w:left w:val="nil"/>
              <w:bottom w:val="single" w:sz="4" w:space="0" w:color="auto"/>
              <w:right w:val="single" w:sz="4" w:space="0" w:color="auto"/>
            </w:tcBorders>
            <w:shd w:val="clear" w:color="auto" w:fill="auto"/>
            <w:noWrap/>
            <w:vAlign w:val="bottom"/>
            <w:hideMark/>
          </w:tcPr>
          <w:p w14:paraId="41C12690" w14:textId="43C4A28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0.08</w:t>
            </w:r>
          </w:p>
        </w:tc>
        <w:tc>
          <w:tcPr>
            <w:tcW w:w="0" w:type="auto"/>
            <w:tcBorders>
              <w:top w:val="nil"/>
              <w:left w:val="nil"/>
              <w:bottom w:val="single" w:sz="4" w:space="0" w:color="auto"/>
              <w:right w:val="single" w:sz="4" w:space="0" w:color="auto"/>
            </w:tcBorders>
            <w:shd w:val="clear" w:color="auto" w:fill="auto"/>
            <w:noWrap/>
            <w:vAlign w:val="bottom"/>
            <w:hideMark/>
          </w:tcPr>
          <w:p w14:paraId="29F12A65" w14:textId="012A33B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0.32</w:t>
            </w:r>
          </w:p>
        </w:tc>
        <w:tc>
          <w:tcPr>
            <w:tcW w:w="0" w:type="auto"/>
            <w:tcBorders>
              <w:top w:val="nil"/>
              <w:left w:val="nil"/>
              <w:bottom w:val="single" w:sz="4" w:space="0" w:color="auto"/>
              <w:right w:val="single" w:sz="4" w:space="0" w:color="auto"/>
            </w:tcBorders>
            <w:shd w:val="clear" w:color="auto" w:fill="auto"/>
            <w:noWrap/>
            <w:vAlign w:val="bottom"/>
            <w:hideMark/>
          </w:tcPr>
          <w:p w14:paraId="23F4347E" w14:textId="716E8A78"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0.14</w:t>
            </w:r>
          </w:p>
        </w:tc>
        <w:tc>
          <w:tcPr>
            <w:tcW w:w="0" w:type="auto"/>
            <w:tcBorders>
              <w:top w:val="nil"/>
              <w:left w:val="nil"/>
              <w:bottom w:val="single" w:sz="4" w:space="0" w:color="auto"/>
              <w:right w:val="single" w:sz="4" w:space="0" w:color="auto"/>
            </w:tcBorders>
            <w:shd w:val="clear" w:color="auto" w:fill="auto"/>
            <w:noWrap/>
            <w:vAlign w:val="bottom"/>
            <w:hideMark/>
          </w:tcPr>
          <w:p w14:paraId="6A8E8A68" w14:textId="47B168F2"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0.19</w:t>
            </w:r>
          </w:p>
        </w:tc>
      </w:tr>
      <w:tr w:rsidR="00200B14" w:rsidRPr="00C14246" w14:paraId="0B3B429F" w14:textId="77777777" w:rsidTr="00200B14">
        <w:trPr>
          <w:trHeight w:val="251"/>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0AF2B917" w14:textId="77777777" w:rsidR="00200B14" w:rsidRPr="00C14246" w:rsidRDefault="00200B14" w:rsidP="00200B14">
            <w:pPr>
              <w:spacing w:after="0" w:line="240" w:lineRule="auto"/>
              <w:jc w:val="right"/>
              <w:rPr>
                <w:rFonts w:ascii="Calibri" w:eastAsia="Times New Roman" w:hAnsi="Calibri" w:cs="Calibri"/>
                <w:b/>
                <w:bCs/>
                <w:color w:val="000000"/>
                <w:sz w:val="18"/>
                <w:lang w:val="en-GB" w:eastAsia="en-GB" w:bidi="ar-SA"/>
              </w:rPr>
            </w:pPr>
            <w:r w:rsidRPr="00C14246">
              <w:rPr>
                <w:rFonts w:ascii="Calibri" w:eastAsia="Times New Roman" w:hAnsi="Calibri" w:cs="Calibri"/>
                <w:b/>
                <w:bCs/>
                <w:color w:val="000000"/>
                <w:sz w:val="18"/>
                <w:lang w:val="en-GB" w:eastAsia="en-GB" w:bidi="ar-SA"/>
              </w:rPr>
              <w:t>2015</w:t>
            </w:r>
          </w:p>
        </w:tc>
        <w:tc>
          <w:tcPr>
            <w:tcW w:w="0" w:type="auto"/>
            <w:tcBorders>
              <w:top w:val="nil"/>
              <w:left w:val="nil"/>
              <w:bottom w:val="single" w:sz="4" w:space="0" w:color="auto"/>
              <w:right w:val="single" w:sz="4" w:space="0" w:color="auto"/>
            </w:tcBorders>
            <w:shd w:val="clear" w:color="auto" w:fill="auto"/>
            <w:noWrap/>
            <w:vAlign w:val="bottom"/>
            <w:hideMark/>
          </w:tcPr>
          <w:p w14:paraId="1CB35870" w14:textId="3013102A"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0.47</w:t>
            </w:r>
          </w:p>
        </w:tc>
        <w:tc>
          <w:tcPr>
            <w:tcW w:w="0" w:type="auto"/>
            <w:tcBorders>
              <w:top w:val="nil"/>
              <w:left w:val="nil"/>
              <w:bottom w:val="single" w:sz="4" w:space="0" w:color="auto"/>
              <w:right w:val="single" w:sz="4" w:space="0" w:color="auto"/>
            </w:tcBorders>
            <w:shd w:val="clear" w:color="auto" w:fill="auto"/>
            <w:noWrap/>
            <w:vAlign w:val="bottom"/>
            <w:hideMark/>
          </w:tcPr>
          <w:p w14:paraId="27547331" w14:textId="0A812F4D"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0.41</w:t>
            </w:r>
          </w:p>
        </w:tc>
        <w:tc>
          <w:tcPr>
            <w:tcW w:w="0" w:type="auto"/>
            <w:tcBorders>
              <w:top w:val="nil"/>
              <w:left w:val="nil"/>
              <w:bottom w:val="single" w:sz="4" w:space="0" w:color="auto"/>
              <w:right w:val="single" w:sz="4" w:space="0" w:color="auto"/>
            </w:tcBorders>
            <w:shd w:val="clear" w:color="auto" w:fill="auto"/>
            <w:noWrap/>
            <w:vAlign w:val="bottom"/>
            <w:hideMark/>
          </w:tcPr>
          <w:p w14:paraId="6DD3E29C" w14:textId="3BCD80F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0.39</w:t>
            </w:r>
          </w:p>
        </w:tc>
        <w:tc>
          <w:tcPr>
            <w:tcW w:w="0" w:type="auto"/>
            <w:tcBorders>
              <w:top w:val="nil"/>
              <w:left w:val="nil"/>
              <w:bottom w:val="single" w:sz="4" w:space="0" w:color="auto"/>
              <w:right w:val="single" w:sz="4" w:space="0" w:color="auto"/>
            </w:tcBorders>
            <w:shd w:val="clear" w:color="auto" w:fill="auto"/>
            <w:noWrap/>
            <w:vAlign w:val="bottom"/>
            <w:hideMark/>
          </w:tcPr>
          <w:p w14:paraId="74A96345" w14:textId="6BC5305F"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0.20</w:t>
            </w:r>
          </w:p>
        </w:tc>
        <w:tc>
          <w:tcPr>
            <w:tcW w:w="0" w:type="auto"/>
            <w:tcBorders>
              <w:top w:val="nil"/>
              <w:left w:val="nil"/>
              <w:bottom w:val="single" w:sz="4" w:space="0" w:color="auto"/>
              <w:right w:val="single" w:sz="4" w:space="0" w:color="auto"/>
            </w:tcBorders>
            <w:shd w:val="clear" w:color="auto" w:fill="auto"/>
            <w:noWrap/>
            <w:vAlign w:val="bottom"/>
            <w:hideMark/>
          </w:tcPr>
          <w:p w14:paraId="21523DC9" w14:textId="7C1BD4FE"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0.20</w:t>
            </w:r>
          </w:p>
        </w:tc>
        <w:tc>
          <w:tcPr>
            <w:tcW w:w="0" w:type="auto"/>
            <w:tcBorders>
              <w:top w:val="nil"/>
              <w:left w:val="nil"/>
              <w:bottom w:val="single" w:sz="4" w:space="0" w:color="auto"/>
              <w:right w:val="single" w:sz="4" w:space="0" w:color="auto"/>
            </w:tcBorders>
            <w:shd w:val="clear" w:color="auto" w:fill="auto"/>
            <w:noWrap/>
            <w:vAlign w:val="bottom"/>
            <w:hideMark/>
          </w:tcPr>
          <w:p w14:paraId="6B191B43" w14:textId="39A30711"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0.19</w:t>
            </w:r>
          </w:p>
        </w:tc>
        <w:tc>
          <w:tcPr>
            <w:tcW w:w="0" w:type="auto"/>
            <w:tcBorders>
              <w:top w:val="nil"/>
              <w:left w:val="nil"/>
              <w:bottom w:val="single" w:sz="4" w:space="0" w:color="auto"/>
              <w:right w:val="single" w:sz="4" w:space="0" w:color="auto"/>
            </w:tcBorders>
            <w:shd w:val="clear" w:color="auto" w:fill="auto"/>
            <w:noWrap/>
            <w:vAlign w:val="bottom"/>
            <w:hideMark/>
          </w:tcPr>
          <w:p w14:paraId="3D37D1FA" w14:textId="0D9927C7"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0.08</w:t>
            </w:r>
          </w:p>
        </w:tc>
        <w:tc>
          <w:tcPr>
            <w:tcW w:w="0" w:type="auto"/>
            <w:tcBorders>
              <w:top w:val="nil"/>
              <w:left w:val="nil"/>
              <w:bottom w:val="single" w:sz="4" w:space="0" w:color="auto"/>
              <w:right w:val="single" w:sz="4" w:space="0" w:color="auto"/>
            </w:tcBorders>
            <w:shd w:val="clear" w:color="auto" w:fill="auto"/>
            <w:noWrap/>
            <w:vAlign w:val="bottom"/>
            <w:hideMark/>
          </w:tcPr>
          <w:p w14:paraId="217F2862" w14:textId="2151282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0.14</w:t>
            </w:r>
          </w:p>
        </w:tc>
        <w:tc>
          <w:tcPr>
            <w:tcW w:w="0" w:type="auto"/>
            <w:tcBorders>
              <w:top w:val="nil"/>
              <w:left w:val="nil"/>
              <w:bottom w:val="single" w:sz="4" w:space="0" w:color="auto"/>
              <w:right w:val="single" w:sz="4" w:space="0" w:color="auto"/>
            </w:tcBorders>
            <w:shd w:val="clear" w:color="auto" w:fill="auto"/>
            <w:noWrap/>
            <w:vAlign w:val="bottom"/>
            <w:hideMark/>
          </w:tcPr>
          <w:p w14:paraId="263CF2CC" w14:textId="25057065" w:rsidR="00200B14" w:rsidRPr="00C14246" w:rsidRDefault="00200B14" w:rsidP="00200B14">
            <w:pPr>
              <w:spacing w:after="0" w:line="240" w:lineRule="auto"/>
              <w:jc w:val="right"/>
              <w:rPr>
                <w:rFonts w:ascii="Calibri" w:eastAsia="Times New Roman" w:hAnsi="Calibri" w:cs="Calibri"/>
                <w:color w:val="000000"/>
                <w:sz w:val="18"/>
                <w:lang w:val="en-GB" w:eastAsia="en-GB" w:bidi="ar-SA"/>
              </w:rPr>
            </w:pPr>
            <w:r>
              <w:rPr>
                <w:rFonts w:ascii="Calibri" w:hAnsi="Calibri" w:cs="Calibri"/>
                <w:color w:val="000000"/>
              </w:rPr>
              <w:t>0.16</w:t>
            </w:r>
          </w:p>
        </w:tc>
      </w:tr>
    </w:tbl>
    <w:p w14:paraId="7B777E50" w14:textId="77777777" w:rsidR="00B35122" w:rsidRPr="00A0172E" w:rsidRDefault="00B35122" w:rsidP="00B35122">
      <w:pPr>
        <w:spacing w:after="0" w:line="240" w:lineRule="auto"/>
        <w:rPr>
          <w:rFonts w:asciiTheme="majorHAnsi" w:eastAsia="Times New Roman" w:hAnsiTheme="majorHAnsi" w:cstheme="majorHAnsi"/>
          <w:sz w:val="24"/>
          <w:szCs w:val="24"/>
          <w:lang w:eastAsia="en-GB"/>
        </w:rPr>
      </w:pPr>
    </w:p>
    <w:p w14:paraId="115AF415" w14:textId="4258E743" w:rsidR="007E6E4D" w:rsidRPr="007E6E4D" w:rsidRDefault="007E6E4D" w:rsidP="00B35122">
      <w:pPr>
        <w:spacing w:after="0" w:line="240" w:lineRule="auto"/>
        <w:rPr>
          <w:rFonts w:asciiTheme="majorHAnsi" w:eastAsia="Times New Roman" w:hAnsiTheme="majorHAnsi" w:cstheme="majorHAnsi"/>
          <w:b/>
          <w:sz w:val="24"/>
          <w:szCs w:val="24"/>
          <w:u w:val="single"/>
        </w:rPr>
      </w:pPr>
      <w:bookmarkStart w:id="345" w:name="_Hlk515427616"/>
      <w:r w:rsidRPr="007E6E4D">
        <w:rPr>
          <w:rFonts w:asciiTheme="majorHAnsi" w:eastAsia="Times New Roman" w:hAnsiTheme="majorHAnsi" w:cstheme="majorHAnsi"/>
          <w:b/>
          <w:sz w:val="24"/>
          <w:szCs w:val="24"/>
          <w:u w:val="single"/>
        </w:rPr>
        <w:t>Number of hauls tables</w:t>
      </w:r>
    </w:p>
    <w:bookmarkEnd w:id="345"/>
    <w:p w14:paraId="1BA7B138" w14:textId="77777777" w:rsidR="007E6E4D" w:rsidRDefault="007E6E4D" w:rsidP="00B35122">
      <w:pPr>
        <w:spacing w:after="0" w:line="240" w:lineRule="auto"/>
        <w:rPr>
          <w:rFonts w:asciiTheme="majorHAnsi" w:eastAsia="Times New Roman" w:hAnsiTheme="majorHAnsi" w:cstheme="majorHAnsi"/>
          <w:sz w:val="24"/>
          <w:szCs w:val="24"/>
        </w:rPr>
      </w:pPr>
    </w:p>
    <w:p w14:paraId="51DBED1B" w14:textId="5555E071" w:rsidR="00B35122" w:rsidRPr="00A0172E" w:rsidRDefault="00B35122" w:rsidP="00B35122">
      <w:pPr>
        <w:spacing w:after="0" w:line="240" w:lineRule="auto"/>
        <w:rPr>
          <w:rFonts w:asciiTheme="majorHAnsi" w:hAnsiTheme="majorHAnsi" w:cstheme="majorHAnsi"/>
          <w:sz w:val="24"/>
          <w:szCs w:val="24"/>
        </w:rPr>
      </w:pPr>
      <w:bookmarkStart w:id="346" w:name="_Hlk515427621"/>
      <w:r>
        <w:rPr>
          <w:rFonts w:asciiTheme="majorHAnsi" w:eastAsia="Times New Roman" w:hAnsiTheme="majorHAnsi" w:cstheme="majorHAnsi"/>
          <w:sz w:val="24"/>
          <w:szCs w:val="24"/>
        </w:rPr>
        <w:t xml:space="preserve">Tables </w:t>
      </w:r>
      <w:r w:rsidR="0029659B">
        <w:rPr>
          <w:rFonts w:asciiTheme="majorHAnsi" w:eastAsia="Times New Roman" w:hAnsiTheme="majorHAnsi" w:cstheme="majorHAnsi"/>
          <w:sz w:val="24"/>
          <w:szCs w:val="24"/>
        </w:rPr>
        <w:t>in the style of table b</w:t>
      </w:r>
      <w:r>
        <w:rPr>
          <w:rFonts w:asciiTheme="majorHAnsi" w:eastAsia="Times New Roman" w:hAnsiTheme="majorHAnsi" w:cstheme="majorHAnsi"/>
          <w:sz w:val="24"/>
          <w:szCs w:val="24"/>
        </w:rPr>
        <w:t xml:space="preserve"> </w:t>
      </w:r>
      <w:bookmarkEnd w:id="346"/>
      <w:r>
        <w:rPr>
          <w:rFonts w:asciiTheme="majorHAnsi" w:eastAsia="Times New Roman" w:hAnsiTheme="majorHAnsi" w:cstheme="majorHAnsi"/>
          <w:sz w:val="24"/>
          <w:szCs w:val="24"/>
        </w:rPr>
        <w:t>should only be presented if the user has requested to p</w:t>
      </w:r>
      <w:r w:rsidRPr="00D54219">
        <w:rPr>
          <w:rFonts w:asciiTheme="majorHAnsi" w:eastAsia="Times New Roman" w:hAnsiTheme="majorHAnsi" w:cstheme="majorHAnsi"/>
          <w:sz w:val="24"/>
          <w:szCs w:val="24"/>
        </w:rPr>
        <w:t>roduce table output of the number of samples used in each assessment</w:t>
      </w:r>
      <w:r>
        <w:rPr>
          <w:rFonts w:asciiTheme="majorHAnsi" w:eastAsia="Times New Roman" w:hAnsiTheme="majorHAnsi" w:cstheme="majorHAnsi"/>
          <w:sz w:val="24"/>
          <w:szCs w:val="24"/>
        </w:rPr>
        <w:t>;</w:t>
      </w:r>
      <w:r w:rsidRPr="00D54219">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e</w:t>
      </w:r>
      <w:r w:rsidRPr="00D54219">
        <w:rPr>
          <w:rFonts w:asciiTheme="majorHAnsi" w:eastAsia="Times New Roman" w:hAnsiTheme="majorHAnsi" w:cstheme="majorHAnsi"/>
          <w:sz w:val="24"/>
          <w:szCs w:val="24"/>
        </w:rPr>
        <w:t xml:space="preserve">xtended results </w:t>
      </w:r>
      <w:r>
        <w:rPr>
          <w:rFonts w:asciiTheme="majorHAnsi" w:eastAsia="Times New Roman" w:hAnsiTheme="majorHAnsi" w:cstheme="majorHAnsi"/>
          <w:sz w:val="24"/>
          <w:szCs w:val="24"/>
        </w:rPr>
        <w:t>(</w:t>
      </w:r>
      <w:r w:rsidRPr="00D54219">
        <w:rPr>
          <w:rFonts w:asciiTheme="majorHAnsi" w:eastAsia="Times New Roman" w:hAnsiTheme="majorHAnsi" w:cstheme="majorHAnsi"/>
          <w:sz w:val="24"/>
          <w:szCs w:val="24"/>
        </w:rPr>
        <w:t xml:space="preserve">Boolean </w:t>
      </w:r>
      <w:r>
        <w:rPr>
          <w:rFonts w:asciiTheme="majorHAnsi" w:eastAsia="Times New Roman" w:hAnsiTheme="majorHAnsi" w:cstheme="majorHAnsi"/>
          <w:sz w:val="24"/>
          <w:szCs w:val="24"/>
        </w:rPr>
        <w:t>=y</w:t>
      </w:r>
      <w:r w:rsidRPr="00D54219">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As stated in the previous section, </w:t>
      </w:r>
      <w:r>
        <w:rPr>
          <w:rFonts w:asciiTheme="majorHAnsi" w:eastAsia="Times New Roman" w:hAnsiTheme="majorHAnsi" w:cstheme="majorHAnsi"/>
          <w:sz w:val="24"/>
          <w:szCs w:val="24"/>
          <w:lang w:eastAsia="en-GB"/>
        </w:rPr>
        <w:t>these outputs should be presented in an extended results section to be found</w:t>
      </w:r>
      <w:r w:rsidR="00666864" w:rsidRPr="00666864">
        <w:rPr>
          <w:rFonts w:asciiTheme="majorHAnsi" w:eastAsia="Times New Roman" w:hAnsiTheme="majorHAnsi" w:cstheme="majorHAnsi"/>
          <w:sz w:val="24"/>
          <w:szCs w:val="24"/>
          <w:lang w:eastAsia="en-GB"/>
        </w:rPr>
        <w:t xml:space="preserve"> </w:t>
      </w:r>
      <w:r w:rsidR="00666864">
        <w:rPr>
          <w:rFonts w:asciiTheme="majorHAnsi" w:eastAsia="Times New Roman" w:hAnsiTheme="majorHAnsi" w:cstheme="majorHAnsi"/>
          <w:sz w:val="24"/>
          <w:szCs w:val="24"/>
          <w:lang w:eastAsia="en-GB"/>
        </w:rPr>
        <w:t xml:space="preserve">separate to </w:t>
      </w:r>
      <w:r>
        <w:rPr>
          <w:rFonts w:asciiTheme="majorHAnsi" w:eastAsia="Times New Roman" w:hAnsiTheme="majorHAnsi" w:cstheme="majorHAnsi"/>
          <w:sz w:val="24"/>
          <w:szCs w:val="24"/>
          <w:lang w:eastAsia="en-GB"/>
        </w:rPr>
        <w:t>the main map results, as they will be the output of least interest to users.</w:t>
      </w:r>
      <w:r w:rsidR="00B72BD5">
        <w:rPr>
          <w:rFonts w:asciiTheme="majorHAnsi" w:eastAsia="Times New Roman" w:hAnsiTheme="majorHAnsi" w:cstheme="majorHAnsi"/>
          <w:sz w:val="24"/>
          <w:szCs w:val="24"/>
          <w:lang w:eastAsia="en-GB"/>
        </w:rPr>
        <w:t xml:space="preserve"> As in the previous section, the table should be matched to the appropriate map that puts</w:t>
      </w:r>
      <w:r w:rsidR="00833B1F">
        <w:rPr>
          <w:rFonts w:asciiTheme="majorHAnsi" w:eastAsia="Times New Roman" w:hAnsiTheme="majorHAnsi" w:cstheme="majorHAnsi"/>
          <w:sz w:val="24"/>
          <w:szCs w:val="24"/>
          <w:lang w:eastAsia="en-GB"/>
        </w:rPr>
        <w:t xml:space="preserve"> the information for</w:t>
      </w:r>
      <w:r w:rsidR="00B72BD5">
        <w:rPr>
          <w:rFonts w:asciiTheme="majorHAnsi" w:eastAsia="Times New Roman" w:hAnsiTheme="majorHAnsi" w:cstheme="majorHAnsi"/>
          <w:sz w:val="24"/>
          <w:szCs w:val="24"/>
          <w:lang w:eastAsia="en-GB"/>
        </w:rPr>
        <w:t xml:space="preserve"> each subregion in a spatial context.</w:t>
      </w:r>
    </w:p>
    <w:p w14:paraId="7D2411C0" w14:textId="77777777" w:rsidR="00B35122" w:rsidRDefault="00B35122" w:rsidP="00B35122">
      <w:pPr>
        <w:rPr>
          <w:rFonts w:asciiTheme="majorHAnsi" w:hAnsiTheme="majorHAnsi" w:cstheme="majorHAnsi"/>
          <w:sz w:val="24"/>
          <w:szCs w:val="24"/>
        </w:rPr>
      </w:pPr>
    </w:p>
    <w:p w14:paraId="6BC9F6FF" w14:textId="0E331719" w:rsidR="00B35122" w:rsidRPr="003724F8" w:rsidRDefault="009E39DB" w:rsidP="00B35122">
      <w:pPr>
        <w:rPr>
          <w:rFonts w:asciiTheme="majorHAnsi" w:hAnsiTheme="majorHAnsi" w:cstheme="majorHAnsi"/>
          <w:sz w:val="24"/>
          <w:szCs w:val="24"/>
        </w:rPr>
      </w:pPr>
      <w:bookmarkStart w:id="347" w:name="_Hlk515427674"/>
      <w:r w:rsidRPr="003724F8">
        <w:rPr>
          <w:rFonts w:asciiTheme="majorHAnsi" w:eastAsia="Times New Roman" w:hAnsiTheme="majorHAnsi" w:cstheme="majorHAnsi"/>
          <w:sz w:val="24"/>
          <w:szCs w:val="24"/>
          <w:lang w:eastAsia="en-GB"/>
        </w:rPr>
        <w:t>If the user has requested Table output of the number of samples used in each assessment</w:t>
      </w:r>
      <w:r w:rsidR="003724F8">
        <w:rPr>
          <w:rFonts w:asciiTheme="majorHAnsi" w:eastAsia="Times New Roman" w:hAnsiTheme="majorHAnsi" w:cstheme="majorHAnsi"/>
          <w:sz w:val="24"/>
          <w:szCs w:val="24"/>
          <w:lang w:eastAsia="en-GB"/>
        </w:rPr>
        <w:t xml:space="preserve">, the files for this output are found in the Outputs folder with the </w:t>
      </w:r>
      <w:r w:rsidR="00E844D8">
        <w:rPr>
          <w:rFonts w:asciiTheme="majorHAnsi" w:eastAsia="Times New Roman" w:hAnsiTheme="majorHAnsi" w:cstheme="majorHAnsi"/>
          <w:sz w:val="24"/>
          <w:szCs w:val="24"/>
          <w:lang w:eastAsia="en-GB"/>
        </w:rPr>
        <w:t>prefix of Survey and Date and the suffix “_</w:t>
      </w:r>
      <w:r w:rsidR="003724F8" w:rsidRPr="003724F8">
        <w:rPr>
          <w:rFonts w:asciiTheme="majorHAnsi" w:eastAsia="Times New Roman" w:hAnsiTheme="majorHAnsi" w:cstheme="majorHAnsi"/>
          <w:sz w:val="24"/>
          <w:szCs w:val="24"/>
          <w:lang w:eastAsia="en-GB"/>
        </w:rPr>
        <w:t>numhaulsBYsubdiv</w:t>
      </w:r>
      <w:r w:rsidR="00E844D8">
        <w:rPr>
          <w:rFonts w:asciiTheme="majorHAnsi" w:eastAsia="Times New Roman" w:hAnsiTheme="majorHAnsi" w:cstheme="majorHAnsi"/>
          <w:sz w:val="24"/>
          <w:szCs w:val="24"/>
          <w:lang w:eastAsia="en-GB"/>
        </w:rPr>
        <w:t>.c</w:t>
      </w:r>
      <w:r w:rsidR="00A92A70">
        <w:rPr>
          <w:rFonts w:asciiTheme="majorHAnsi" w:eastAsia="Times New Roman" w:hAnsiTheme="majorHAnsi" w:cstheme="majorHAnsi"/>
          <w:sz w:val="24"/>
          <w:szCs w:val="24"/>
          <w:lang w:eastAsia="en-GB"/>
        </w:rPr>
        <w:t>s</w:t>
      </w:r>
      <w:r w:rsidR="00E844D8">
        <w:rPr>
          <w:rFonts w:asciiTheme="majorHAnsi" w:eastAsia="Times New Roman" w:hAnsiTheme="majorHAnsi" w:cstheme="majorHAnsi"/>
          <w:sz w:val="24"/>
          <w:szCs w:val="24"/>
          <w:lang w:eastAsia="en-GB"/>
        </w:rPr>
        <w:t>v”.</w:t>
      </w:r>
    </w:p>
    <w:p w14:paraId="3E158567" w14:textId="62F3DA0A" w:rsidR="00B35122" w:rsidRDefault="003724F8" w:rsidP="00B35122">
      <w:pPr>
        <w:rPr>
          <w:rFonts w:asciiTheme="majorHAnsi" w:hAnsiTheme="majorHAnsi" w:cstheme="majorHAnsi"/>
          <w:sz w:val="24"/>
          <w:szCs w:val="24"/>
        </w:rPr>
      </w:pPr>
      <w:r>
        <w:rPr>
          <w:rFonts w:asciiTheme="majorHAnsi" w:hAnsiTheme="majorHAnsi" w:cstheme="majorHAnsi"/>
          <w:sz w:val="24"/>
          <w:szCs w:val="24"/>
        </w:rPr>
        <w:t>Th</w:t>
      </w:r>
      <w:r w:rsidR="00E844D8">
        <w:rPr>
          <w:rFonts w:asciiTheme="majorHAnsi" w:hAnsiTheme="majorHAnsi" w:cstheme="majorHAnsi"/>
          <w:sz w:val="24"/>
          <w:szCs w:val="24"/>
        </w:rPr>
        <w:t>ese tables should be output in the format of table b</w:t>
      </w:r>
      <w:r w:rsidR="00CF1280">
        <w:rPr>
          <w:rFonts w:asciiTheme="majorHAnsi" w:hAnsiTheme="majorHAnsi" w:cstheme="majorHAnsi"/>
          <w:sz w:val="24"/>
          <w:szCs w:val="24"/>
        </w:rPr>
        <w:t>.</w:t>
      </w:r>
    </w:p>
    <w:bookmarkEnd w:id="347"/>
    <w:p w14:paraId="4C1EC6B2" w14:textId="53B965AB" w:rsidR="00AB58B3" w:rsidRDefault="00AB58B3" w:rsidP="00B35122">
      <w:pPr>
        <w:rPr>
          <w:rFonts w:asciiTheme="majorHAnsi" w:hAnsiTheme="majorHAnsi" w:cstheme="majorHAnsi"/>
          <w:sz w:val="24"/>
          <w:szCs w:val="24"/>
        </w:rPr>
      </w:pPr>
    </w:p>
    <w:p w14:paraId="0A7E2425" w14:textId="77777777" w:rsidR="00AB58B3" w:rsidRDefault="00AB58B3" w:rsidP="00B35122">
      <w:pPr>
        <w:rPr>
          <w:rFonts w:asciiTheme="majorHAnsi" w:hAnsiTheme="majorHAnsi" w:cstheme="majorHAnsi"/>
          <w:sz w:val="24"/>
          <w:szCs w:val="24"/>
        </w:rPr>
      </w:pPr>
    </w:p>
    <w:tbl>
      <w:tblPr>
        <w:tblW w:w="9142" w:type="dxa"/>
        <w:tblLook w:val="04A0" w:firstRow="1" w:lastRow="0" w:firstColumn="1" w:lastColumn="0" w:noHBand="0" w:noVBand="1"/>
      </w:tblPr>
      <w:tblGrid>
        <w:gridCol w:w="1523"/>
        <w:gridCol w:w="1523"/>
        <w:gridCol w:w="1523"/>
        <w:gridCol w:w="1523"/>
        <w:gridCol w:w="1523"/>
        <w:gridCol w:w="1527"/>
      </w:tblGrid>
      <w:tr w:rsidR="001769E1" w:rsidRPr="001769E1" w14:paraId="53EFF630" w14:textId="77777777" w:rsidTr="001769E1">
        <w:trPr>
          <w:trHeight w:val="276"/>
        </w:trPr>
        <w:tc>
          <w:tcPr>
            <w:tcW w:w="9142" w:type="dxa"/>
            <w:gridSpan w:val="6"/>
            <w:tcBorders>
              <w:top w:val="nil"/>
              <w:left w:val="nil"/>
              <w:bottom w:val="nil"/>
              <w:right w:val="nil"/>
            </w:tcBorders>
            <w:shd w:val="clear" w:color="auto" w:fill="auto"/>
            <w:noWrap/>
            <w:vAlign w:val="center"/>
          </w:tcPr>
          <w:p w14:paraId="6D46E5EF" w14:textId="5B71A3D8"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bookmarkStart w:id="348" w:name="_Hlk515428133"/>
            <w:r w:rsidRPr="001769E1">
              <w:rPr>
                <w:rFonts w:asciiTheme="majorHAnsi" w:eastAsia="Times New Roman" w:hAnsiTheme="majorHAnsi" w:cstheme="majorHAnsi"/>
                <w:sz w:val="20"/>
                <w:szCs w:val="20"/>
                <w:lang w:eastAsia="en-GB"/>
              </w:rPr>
              <w:lastRenderedPageBreak/>
              <w:t xml:space="preserve">Table b: </w:t>
            </w:r>
            <w:r>
              <w:rPr>
                <w:rFonts w:asciiTheme="majorHAnsi" w:eastAsia="Times New Roman" w:hAnsiTheme="majorHAnsi" w:cstheme="majorHAnsi"/>
                <w:sz w:val="20"/>
                <w:szCs w:val="20"/>
                <w:lang w:eastAsia="en-GB"/>
              </w:rPr>
              <w:t>Number of h</w:t>
            </w:r>
            <w:r w:rsidRPr="001769E1">
              <w:rPr>
                <w:rFonts w:asciiTheme="majorHAnsi" w:eastAsia="Times New Roman" w:hAnsiTheme="majorHAnsi" w:cstheme="majorHAnsi"/>
                <w:sz w:val="20"/>
                <w:szCs w:val="20"/>
                <w:lang w:eastAsia="en-GB"/>
              </w:rPr>
              <w:t>auls (samples) from in the GNSIntOT1 survey generating data used in the assessment</w:t>
            </w:r>
          </w:p>
        </w:tc>
      </w:tr>
      <w:tr w:rsidR="001769E1" w:rsidRPr="001769E1" w14:paraId="4B310AC8" w14:textId="77777777" w:rsidTr="001769E1">
        <w:trPr>
          <w:trHeight w:val="276"/>
        </w:trPr>
        <w:tc>
          <w:tcPr>
            <w:tcW w:w="1523" w:type="dxa"/>
            <w:tcBorders>
              <w:top w:val="nil"/>
              <w:left w:val="nil"/>
              <w:bottom w:val="nil"/>
              <w:right w:val="nil"/>
            </w:tcBorders>
            <w:shd w:val="clear" w:color="auto" w:fill="auto"/>
            <w:noWrap/>
            <w:vAlign w:val="center"/>
          </w:tcPr>
          <w:p w14:paraId="6B17FF3C" w14:textId="36C854BC" w:rsidR="001769E1" w:rsidRPr="001769E1" w:rsidRDefault="001769E1" w:rsidP="001769E1">
            <w:pPr>
              <w:spacing w:after="0" w:line="240" w:lineRule="auto"/>
              <w:rPr>
                <w:rFonts w:asciiTheme="majorHAnsi" w:eastAsia="Times New Roman" w:hAnsiTheme="majorHAnsi" w:cstheme="majorHAnsi"/>
                <w:b/>
                <w:bCs/>
                <w:sz w:val="20"/>
                <w:szCs w:val="20"/>
                <w:lang w:eastAsia="en-GB"/>
              </w:rPr>
            </w:pPr>
            <w:r w:rsidRPr="001769E1">
              <w:rPr>
                <w:rFonts w:asciiTheme="majorHAnsi" w:eastAsia="Times New Roman" w:hAnsiTheme="majorHAnsi" w:cstheme="majorHAnsi"/>
                <w:b/>
                <w:bCs/>
                <w:sz w:val="20"/>
                <w:szCs w:val="20"/>
                <w:lang w:eastAsia="en-GB"/>
              </w:rPr>
              <w:t>Year</w:t>
            </w:r>
          </w:p>
        </w:tc>
        <w:tc>
          <w:tcPr>
            <w:tcW w:w="1523" w:type="dxa"/>
            <w:tcBorders>
              <w:top w:val="nil"/>
              <w:left w:val="nil"/>
              <w:bottom w:val="nil"/>
              <w:right w:val="nil"/>
            </w:tcBorders>
            <w:shd w:val="clear" w:color="auto" w:fill="auto"/>
            <w:noWrap/>
            <w:vAlign w:val="center"/>
          </w:tcPr>
          <w:p w14:paraId="12A79F94" w14:textId="449AC6A7" w:rsidR="001769E1" w:rsidRPr="001769E1" w:rsidRDefault="001769E1" w:rsidP="001769E1">
            <w:pPr>
              <w:spacing w:after="0" w:line="240" w:lineRule="auto"/>
              <w:rPr>
                <w:rFonts w:asciiTheme="majorHAnsi" w:eastAsia="Times New Roman" w:hAnsiTheme="majorHAnsi" w:cstheme="majorHAnsi"/>
                <w:b/>
                <w:color w:val="000000"/>
                <w:sz w:val="20"/>
                <w:szCs w:val="20"/>
                <w:lang w:val="en-GB" w:eastAsia="en-GB" w:bidi="ar-SA"/>
              </w:rPr>
            </w:pPr>
            <w:r w:rsidRPr="001769E1">
              <w:rPr>
                <w:rFonts w:asciiTheme="majorHAnsi" w:eastAsia="Times New Roman" w:hAnsiTheme="majorHAnsi" w:cstheme="majorHAnsi"/>
                <w:b/>
                <w:color w:val="000000"/>
                <w:sz w:val="20"/>
                <w:szCs w:val="20"/>
                <w:lang w:val="en-GB" w:eastAsia="en-GB" w:bidi="ar-SA"/>
              </w:rPr>
              <w:t>KS</w:t>
            </w:r>
          </w:p>
        </w:tc>
        <w:tc>
          <w:tcPr>
            <w:tcW w:w="1523" w:type="dxa"/>
            <w:tcBorders>
              <w:top w:val="nil"/>
              <w:left w:val="nil"/>
              <w:bottom w:val="nil"/>
              <w:right w:val="nil"/>
            </w:tcBorders>
            <w:shd w:val="clear" w:color="auto" w:fill="auto"/>
            <w:noWrap/>
            <w:vAlign w:val="center"/>
          </w:tcPr>
          <w:p w14:paraId="43A1B121" w14:textId="00C3DE65" w:rsidR="001769E1" w:rsidRPr="001769E1" w:rsidRDefault="001769E1" w:rsidP="001769E1">
            <w:pPr>
              <w:spacing w:after="0" w:line="240" w:lineRule="auto"/>
              <w:rPr>
                <w:rFonts w:asciiTheme="majorHAnsi" w:eastAsia="Times New Roman" w:hAnsiTheme="majorHAnsi" w:cstheme="majorHAnsi"/>
                <w:b/>
                <w:color w:val="000000"/>
                <w:sz w:val="20"/>
                <w:szCs w:val="20"/>
                <w:lang w:val="en-GB" w:eastAsia="en-GB" w:bidi="ar-SA"/>
              </w:rPr>
            </w:pPr>
            <w:r w:rsidRPr="001769E1">
              <w:rPr>
                <w:rFonts w:asciiTheme="majorHAnsi" w:eastAsia="Times New Roman" w:hAnsiTheme="majorHAnsi" w:cstheme="majorHAnsi"/>
                <w:b/>
                <w:color w:val="000000"/>
                <w:sz w:val="20"/>
                <w:szCs w:val="20"/>
                <w:lang w:val="en-GB" w:eastAsia="en-GB" w:bidi="ar-SA"/>
              </w:rPr>
              <w:t>NE</w:t>
            </w:r>
          </w:p>
        </w:tc>
        <w:tc>
          <w:tcPr>
            <w:tcW w:w="1523" w:type="dxa"/>
            <w:tcBorders>
              <w:top w:val="nil"/>
              <w:left w:val="nil"/>
              <w:bottom w:val="nil"/>
              <w:right w:val="nil"/>
            </w:tcBorders>
            <w:shd w:val="clear" w:color="auto" w:fill="auto"/>
            <w:noWrap/>
            <w:vAlign w:val="center"/>
          </w:tcPr>
          <w:p w14:paraId="2D1519F4" w14:textId="7537877A" w:rsidR="001769E1" w:rsidRPr="001769E1" w:rsidRDefault="001769E1" w:rsidP="001769E1">
            <w:pPr>
              <w:spacing w:after="0" w:line="240" w:lineRule="auto"/>
              <w:rPr>
                <w:rFonts w:asciiTheme="majorHAnsi" w:eastAsia="Times New Roman" w:hAnsiTheme="majorHAnsi" w:cstheme="majorHAnsi"/>
                <w:b/>
                <w:color w:val="000000"/>
                <w:sz w:val="20"/>
                <w:szCs w:val="20"/>
                <w:lang w:val="en-GB" w:eastAsia="en-GB" w:bidi="ar-SA"/>
              </w:rPr>
            </w:pPr>
            <w:r w:rsidRPr="001769E1">
              <w:rPr>
                <w:rFonts w:asciiTheme="majorHAnsi" w:eastAsia="Times New Roman" w:hAnsiTheme="majorHAnsi" w:cstheme="majorHAnsi"/>
                <w:b/>
                <w:color w:val="000000"/>
                <w:sz w:val="20"/>
                <w:szCs w:val="20"/>
                <w:lang w:val="en-GB" w:eastAsia="en-GB" w:bidi="ar-SA"/>
              </w:rPr>
              <w:t>NW</w:t>
            </w:r>
          </w:p>
        </w:tc>
        <w:tc>
          <w:tcPr>
            <w:tcW w:w="1523" w:type="dxa"/>
            <w:tcBorders>
              <w:top w:val="nil"/>
              <w:left w:val="nil"/>
              <w:bottom w:val="nil"/>
              <w:right w:val="nil"/>
            </w:tcBorders>
            <w:shd w:val="clear" w:color="auto" w:fill="auto"/>
            <w:noWrap/>
            <w:vAlign w:val="center"/>
          </w:tcPr>
          <w:p w14:paraId="1D916CC0" w14:textId="6E555BC3" w:rsidR="001769E1" w:rsidRPr="001769E1" w:rsidRDefault="001769E1" w:rsidP="001769E1">
            <w:pPr>
              <w:spacing w:after="0" w:line="240" w:lineRule="auto"/>
              <w:rPr>
                <w:rFonts w:asciiTheme="majorHAnsi" w:eastAsia="Times New Roman" w:hAnsiTheme="majorHAnsi" w:cstheme="majorHAnsi"/>
                <w:b/>
                <w:color w:val="000000"/>
                <w:sz w:val="20"/>
                <w:szCs w:val="20"/>
                <w:lang w:val="en-GB" w:eastAsia="en-GB" w:bidi="ar-SA"/>
              </w:rPr>
            </w:pPr>
            <w:r w:rsidRPr="001769E1">
              <w:rPr>
                <w:rFonts w:asciiTheme="majorHAnsi" w:eastAsia="Times New Roman" w:hAnsiTheme="majorHAnsi" w:cstheme="majorHAnsi"/>
                <w:b/>
                <w:color w:val="000000"/>
                <w:sz w:val="20"/>
                <w:szCs w:val="20"/>
                <w:lang w:val="en-GB" w:eastAsia="en-GB" w:bidi="ar-SA"/>
              </w:rPr>
              <w:t>SE</w:t>
            </w:r>
          </w:p>
        </w:tc>
        <w:tc>
          <w:tcPr>
            <w:tcW w:w="1527" w:type="dxa"/>
            <w:tcBorders>
              <w:top w:val="nil"/>
              <w:left w:val="nil"/>
              <w:bottom w:val="nil"/>
              <w:right w:val="nil"/>
            </w:tcBorders>
            <w:shd w:val="clear" w:color="auto" w:fill="auto"/>
            <w:noWrap/>
            <w:vAlign w:val="center"/>
          </w:tcPr>
          <w:p w14:paraId="6F05C3AF" w14:textId="5BAE4ABD" w:rsidR="001769E1" w:rsidRPr="001769E1" w:rsidRDefault="001769E1" w:rsidP="001769E1">
            <w:pPr>
              <w:spacing w:after="0" w:line="240" w:lineRule="auto"/>
              <w:rPr>
                <w:rFonts w:asciiTheme="majorHAnsi" w:eastAsia="Times New Roman" w:hAnsiTheme="majorHAnsi" w:cstheme="majorHAnsi"/>
                <w:b/>
                <w:color w:val="000000"/>
                <w:sz w:val="20"/>
                <w:szCs w:val="20"/>
                <w:lang w:val="en-GB" w:eastAsia="en-GB" w:bidi="ar-SA"/>
              </w:rPr>
            </w:pPr>
            <w:r w:rsidRPr="001769E1">
              <w:rPr>
                <w:rFonts w:asciiTheme="majorHAnsi" w:eastAsia="Times New Roman" w:hAnsiTheme="majorHAnsi" w:cstheme="majorHAnsi"/>
                <w:b/>
                <w:color w:val="000000"/>
                <w:sz w:val="20"/>
                <w:szCs w:val="20"/>
                <w:lang w:val="en-GB" w:eastAsia="en-GB" w:bidi="ar-SA"/>
              </w:rPr>
              <w:t>SW</w:t>
            </w:r>
          </w:p>
        </w:tc>
      </w:tr>
      <w:tr w:rsidR="001769E1" w:rsidRPr="001769E1" w14:paraId="17288749" w14:textId="77777777" w:rsidTr="001769E1">
        <w:trPr>
          <w:trHeight w:val="276"/>
        </w:trPr>
        <w:tc>
          <w:tcPr>
            <w:tcW w:w="1523" w:type="dxa"/>
            <w:tcBorders>
              <w:top w:val="nil"/>
              <w:left w:val="nil"/>
              <w:bottom w:val="nil"/>
              <w:right w:val="nil"/>
            </w:tcBorders>
            <w:shd w:val="clear" w:color="auto" w:fill="auto"/>
            <w:noWrap/>
            <w:vAlign w:val="center"/>
            <w:hideMark/>
          </w:tcPr>
          <w:p w14:paraId="37C46CB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1983</w:t>
            </w:r>
          </w:p>
        </w:tc>
        <w:tc>
          <w:tcPr>
            <w:tcW w:w="1523" w:type="dxa"/>
            <w:tcBorders>
              <w:top w:val="nil"/>
              <w:left w:val="nil"/>
              <w:bottom w:val="nil"/>
              <w:right w:val="nil"/>
            </w:tcBorders>
            <w:shd w:val="clear" w:color="auto" w:fill="auto"/>
            <w:noWrap/>
            <w:vAlign w:val="center"/>
            <w:hideMark/>
          </w:tcPr>
          <w:p w14:paraId="058BD48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29</w:t>
            </w:r>
          </w:p>
        </w:tc>
        <w:tc>
          <w:tcPr>
            <w:tcW w:w="1523" w:type="dxa"/>
            <w:tcBorders>
              <w:top w:val="nil"/>
              <w:left w:val="nil"/>
              <w:bottom w:val="nil"/>
              <w:right w:val="nil"/>
            </w:tcBorders>
            <w:shd w:val="clear" w:color="auto" w:fill="auto"/>
            <w:noWrap/>
            <w:vAlign w:val="center"/>
            <w:hideMark/>
          </w:tcPr>
          <w:p w14:paraId="6064A79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57</w:t>
            </w:r>
          </w:p>
        </w:tc>
        <w:tc>
          <w:tcPr>
            <w:tcW w:w="1523" w:type="dxa"/>
            <w:tcBorders>
              <w:top w:val="nil"/>
              <w:left w:val="nil"/>
              <w:bottom w:val="nil"/>
              <w:right w:val="nil"/>
            </w:tcBorders>
            <w:shd w:val="clear" w:color="auto" w:fill="auto"/>
            <w:noWrap/>
            <w:vAlign w:val="center"/>
            <w:hideMark/>
          </w:tcPr>
          <w:p w14:paraId="107E2B5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115</w:t>
            </w:r>
          </w:p>
        </w:tc>
        <w:tc>
          <w:tcPr>
            <w:tcW w:w="1523" w:type="dxa"/>
            <w:tcBorders>
              <w:top w:val="nil"/>
              <w:left w:val="nil"/>
              <w:bottom w:val="nil"/>
              <w:right w:val="nil"/>
            </w:tcBorders>
            <w:shd w:val="clear" w:color="auto" w:fill="auto"/>
            <w:noWrap/>
            <w:vAlign w:val="center"/>
            <w:hideMark/>
          </w:tcPr>
          <w:p w14:paraId="535085A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140</w:t>
            </w:r>
          </w:p>
        </w:tc>
        <w:tc>
          <w:tcPr>
            <w:tcW w:w="1527" w:type="dxa"/>
            <w:tcBorders>
              <w:top w:val="nil"/>
              <w:left w:val="nil"/>
              <w:bottom w:val="nil"/>
              <w:right w:val="nil"/>
            </w:tcBorders>
            <w:shd w:val="clear" w:color="auto" w:fill="auto"/>
            <w:noWrap/>
            <w:vAlign w:val="center"/>
            <w:hideMark/>
          </w:tcPr>
          <w:p w14:paraId="5323956E"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35</w:t>
            </w:r>
          </w:p>
        </w:tc>
      </w:tr>
      <w:tr w:rsidR="001769E1" w:rsidRPr="001769E1" w14:paraId="79E98A0B" w14:textId="77777777" w:rsidTr="001769E1">
        <w:trPr>
          <w:trHeight w:val="276"/>
        </w:trPr>
        <w:tc>
          <w:tcPr>
            <w:tcW w:w="1523" w:type="dxa"/>
            <w:tcBorders>
              <w:top w:val="nil"/>
              <w:left w:val="nil"/>
              <w:bottom w:val="nil"/>
              <w:right w:val="nil"/>
            </w:tcBorders>
            <w:shd w:val="clear" w:color="auto" w:fill="auto"/>
            <w:noWrap/>
            <w:vAlign w:val="center"/>
            <w:hideMark/>
          </w:tcPr>
          <w:p w14:paraId="08DACBB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1984</w:t>
            </w:r>
          </w:p>
        </w:tc>
        <w:tc>
          <w:tcPr>
            <w:tcW w:w="1523" w:type="dxa"/>
            <w:tcBorders>
              <w:top w:val="nil"/>
              <w:left w:val="nil"/>
              <w:bottom w:val="nil"/>
              <w:right w:val="nil"/>
            </w:tcBorders>
            <w:shd w:val="clear" w:color="auto" w:fill="auto"/>
            <w:noWrap/>
            <w:vAlign w:val="center"/>
            <w:hideMark/>
          </w:tcPr>
          <w:p w14:paraId="4CC52CC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30</w:t>
            </w:r>
          </w:p>
        </w:tc>
        <w:tc>
          <w:tcPr>
            <w:tcW w:w="1523" w:type="dxa"/>
            <w:tcBorders>
              <w:top w:val="nil"/>
              <w:left w:val="nil"/>
              <w:bottom w:val="nil"/>
              <w:right w:val="nil"/>
            </w:tcBorders>
            <w:shd w:val="clear" w:color="auto" w:fill="auto"/>
            <w:noWrap/>
            <w:vAlign w:val="center"/>
            <w:hideMark/>
          </w:tcPr>
          <w:p w14:paraId="4353A23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79</w:t>
            </w:r>
          </w:p>
        </w:tc>
        <w:tc>
          <w:tcPr>
            <w:tcW w:w="1523" w:type="dxa"/>
            <w:tcBorders>
              <w:top w:val="nil"/>
              <w:left w:val="nil"/>
              <w:bottom w:val="nil"/>
              <w:right w:val="nil"/>
            </w:tcBorders>
            <w:shd w:val="clear" w:color="auto" w:fill="auto"/>
            <w:noWrap/>
            <w:vAlign w:val="center"/>
            <w:hideMark/>
          </w:tcPr>
          <w:p w14:paraId="7A82DC3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145</w:t>
            </w:r>
          </w:p>
        </w:tc>
        <w:tc>
          <w:tcPr>
            <w:tcW w:w="1523" w:type="dxa"/>
            <w:tcBorders>
              <w:top w:val="nil"/>
              <w:left w:val="nil"/>
              <w:bottom w:val="nil"/>
              <w:right w:val="nil"/>
            </w:tcBorders>
            <w:shd w:val="clear" w:color="auto" w:fill="auto"/>
            <w:noWrap/>
            <w:vAlign w:val="center"/>
            <w:hideMark/>
          </w:tcPr>
          <w:p w14:paraId="0947FC3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159</w:t>
            </w:r>
          </w:p>
        </w:tc>
        <w:tc>
          <w:tcPr>
            <w:tcW w:w="1527" w:type="dxa"/>
            <w:tcBorders>
              <w:top w:val="nil"/>
              <w:left w:val="nil"/>
              <w:bottom w:val="nil"/>
              <w:right w:val="nil"/>
            </w:tcBorders>
            <w:shd w:val="clear" w:color="auto" w:fill="auto"/>
            <w:noWrap/>
            <w:vAlign w:val="center"/>
            <w:hideMark/>
          </w:tcPr>
          <w:p w14:paraId="29A3546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40</w:t>
            </w:r>
          </w:p>
        </w:tc>
      </w:tr>
      <w:tr w:rsidR="001769E1" w:rsidRPr="001769E1" w14:paraId="79EEBCB3" w14:textId="77777777" w:rsidTr="001769E1">
        <w:trPr>
          <w:trHeight w:val="276"/>
        </w:trPr>
        <w:tc>
          <w:tcPr>
            <w:tcW w:w="1523" w:type="dxa"/>
            <w:tcBorders>
              <w:top w:val="nil"/>
              <w:left w:val="nil"/>
              <w:bottom w:val="nil"/>
              <w:right w:val="nil"/>
            </w:tcBorders>
            <w:shd w:val="clear" w:color="auto" w:fill="auto"/>
            <w:noWrap/>
            <w:vAlign w:val="center"/>
            <w:hideMark/>
          </w:tcPr>
          <w:p w14:paraId="0F61C2A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1985</w:t>
            </w:r>
          </w:p>
        </w:tc>
        <w:tc>
          <w:tcPr>
            <w:tcW w:w="1523" w:type="dxa"/>
            <w:tcBorders>
              <w:top w:val="nil"/>
              <w:left w:val="nil"/>
              <w:bottom w:val="nil"/>
              <w:right w:val="nil"/>
            </w:tcBorders>
            <w:shd w:val="clear" w:color="auto" w:fill="auto"/>
            <w:noWrap/>
            <w:vAlign w:val="center"/>
            <w:hideMark/>
          </w:tcPr>
          <w:p w14:paraId="347567D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26</w:t>
            </w:r>
          </w:p>
        </w:tc>
        <w:tc>
          <w:tcPr>
            <w:tcW w:w="1523" w:type="dxa"/>
            <w:tcBorders>
              <w:top w:val="nil"/>
              <w:left w:val="nil"/>
              <w:bottom w:val="nil"/>
              <w:right w:val="nil"/>
            </w:tcBorders>
            <w:shd w:val="clear" w:color="auto" w:fill="auto"/>
            <w:noWrap/>
            <w:vAlign w:val="center"/>
            <w:hideMark/>
          </w:tcPr>
          <w:p w14:paraId="171DA7E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82</w:t>
            </w:r>
          </w:p>
        </w:tc>
        <w:tc>
          <w:tcPr>
            <w:tcW w:w="1523" w:type="dxa"/>
            <w:tcBorders>
              <w:top w:val="nil"/>
              <w:left w:val="nil"/>
              <w:bottom w:val="nil"/>
              <w:right w:val="nil"/>
            </w:tcBorders>
            <w:shd w:val="clear" w:color="auto" w:fill="auto"/>
            <w:noWrap/>
            <w:vAlign w:val="center"/>
            <w:hideMark/>
          </w:tcPr>
          <w:p w14:paraId="67BE377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171</w:t>
            </w:r>
          </w:p>
        </w:tc>
        <w:tc>
          <w:tcPr>
            <w:tcW w:w="1523" w:type="dxa"/>
            <w:tcBorders>
              <w:top w:val="nil"/>
              <w:left w:val="nil"/>
              <w:bottom w:val="nil"/>
              <w:right w:val="nil"/>
            </w:tcBorders>
            <w:shd w:val="clear" w:color="auto" w:fill="auto"/>
            <w:noWrap/>
            <w:vAlign w:val="center"/>
            <w:hideMark/>
          </w:tcPr>
          <w:p w14:paraId="0763543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182</w:t>
            </w:r>
          </w:p>
        </w:tc>
        <w:tc>
          <w:tcPr>
            <w:tcW w:w="1527" w:type="dxa"/>
            <w:tcBorders>
              <w:top w:val="nil"/>
              <w:left w:val="nil"/>
              <w:bottom w:val="nil"/>
              <w:right w:val="nil"/>
            </w:tcBorders>
            <w:shd w:val="clear" w:color="auto" w:fill="auto"/>
            <w:noWrap/>
            <w:vAlign w:val="center"/>
            <w:hideMark/>
          </w:tcPr>
          <w:p w14:paraId="08A3408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50</w:t>
            </w:r>
          </w:p>
        </w:tc>
      </w:tr>
      <w:tr w:rsidR="001769E1" w:rsidRPr="001769E1" w14:paraId="1FCD3E08" w14:textId="77777777" w:rsidTr="001769E1">
        <w:trPr>
          <w:trHeight w:val="276"/>
        </w:trPr>
        <w:tc>
          <w:tcPr>
            <w:tcW w:w="1523" w:type="dxa"/>
            <w:tcBorders>
              <w:top w:val="nil"/>
              <w:left w:val="nil"/>
              <w:bottom w:val="nil"/>
              <w:right w:val="nil"/>
            </w:tcBorders>
            <w:shd w:val="clear" w:color="auto" w:fill="auto"/>
            <w:noWrap/>
            <w:vAlign w:val="center"/>
            <w:hideMark/>
          </w:tcPr>
          <w:p w14:paraId="56CA1A6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1986</w:t>
            </w:r>
          </w:p>
        </w:tc>
        <w:tc>
          <w:tcPr>
            <w:tcW w:w="1523" w:type="dxa"/>
            <w:tcBorders>
              <w:top w:val="nil"/>
              <w:left w:val="nil"/>
              <w:bottom w:val="nil"/>
              <w:right w:val="nil"/>
            </w:tcBorders>
            <w:shd w:val="clear" w:color="auto" w:fill="auto"/>
            <w:noWrap/>
            <w:vAlign w:val="center"/>
            <w:hideMark/>
          </w:tcPr>
          <w:p w14:paraId="2264F47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34</w:t>
            </w:r>
          </w:p>
        </w:tc>
        <w:tc>
          <w:tcPr>
            <w:tcW w:w="1523" w:type="dxa"/>
            <w:tcBorders>
              <w:top w:val="nil"/>
              <w:left w:val="nil"/>
              <w:bottom w:val="nil"/>
              <w:right w:val="nil"/>
            </w:tcBorders>
            <w:shd w:val="clear" w:color="auto" w:fill="auto"/>
            <w:noWrap/>
            <w:vAlign w:val="center"/>
            <w:hideMark/>
          </w:tcPr>
          <w:p w14:paraId="1603081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82</w:t>
            </w:r>
          </w:p>
        </w:tc>
        <w:tc>
          <w:tcPr>
            <w:tcW w:w="1523" w:type="dxa"/>
            <w:tcBorders>
              <w:top w:val="nil"/>
              <w:left w:val="nil"/>
              <w:bottom w:val="nil"/>
              <w:right w:val="nil"/>
            </w:tcBorders>
            <w:shd w:val="clear" w:color="auto" w:fill="auto"/>
            <w:noWrap/>
            <w:vAlign w:val="center"/>
            <w:hideMark/>
          </w:tcPr>
          <w:p w14:paraId="0D594CA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160</w:t>
            </w:r>
          </w:p>
        </w:tc>
        <w:tc>
          <w:tcPr>
            <w:tcW w:w="1523" w:type="dxa"/>
            <w:tcBorders>
              <w:top w:val="nil"/>
              <w:left w:val="nil"/>
              <w:bottom w:val="nil"/>
              <w:right w:val="nil"/>
            </w:tcBorders>
            <w:shd w:val="clear" w:color="auto" w:fill="auto"/>
            <w:noWrap/>
            <w:vAlign w:val="center"/>
            <w:hideMark/>
          </w:tcPr>
          <w:p w14:paraId="35DF037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201</w:t>
            </w:r>
          </w:p>
        </w:tc>
        <w:tc>
          <w:tcPr>
            <w:tcW w:w="1527" w:type="dxa"/>
            <w:tcBorders>
              <w:top w:val="nil"/>
              <w:left w:val="nil"/>
              <w:bottom w:val="nil"/>
              <w:right w:val="nil"/>
            </w:tcBorders>
            <w:shd w:val="clear" w:color="auto" w:fill="auto"/>
            <w:noWrap/>
            <w:vAlign w:val="center"/>
            <w:hideMark/>
          </w:tcPr>
          <w:p w14:paraId="47944FF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45</w:t>
            </w:r>
          </w:p>
        </w:tc>
      </w:tr>
      <w:tr w:rsidR="001769E1" w:rsidRPr="001769E1" w14:paraId="0815D45F" w14:textId="77777777" w:rsidTr="001769E1">
        <w:trPr>
          <w:trHeight w:val="276"/>
        </w:trPr>
        <w:tc>
          <w:tcPr>
            <w:tcW w:w="1523" w:type="dxa"/>
            <w:tcBorders>
              <w:top w:val="nil"/>
              <w:left w:val="nil"/>
              <w:bottom w:val="nil"/>
              <w:right w:val="nil"/>
            </w:tcBorders>
            <w:shd w:val="clear" w:color="auto" w:fill="auto"/>
            <w:noWrap/>
            <w:vAlign w:val="center"/>
            <w:hideMark/>
          </w:tcPr>
          <w:p w14:paraId="1FD1775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1987</w:t>
            </w:r>
          </w:p>
        </w:tc>
        <w:tc>
          <w:tcPr>
            <w:tcW w:w="1523" w:type="dxa"/>
            <w:tcBorders>
              <w:top w:val="nil"/>
              <w:left w:val="nil"/>
              <w:bottom w:val="nil"/>
              <w:right w:val="nil"/>
            </w:tcBorders>
            <w:shd w:val="clear" w:color="auto" w:fill="auto"/>
            <w:noWrap/>
            <w:vAlign w:val="center"/>
            <w:hideMark/>
          </w:tcPr>
          <w:p w14:paraId="41DB6A6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c>
          <w:tcPr>
            <w:tcW w:w="1523" w:type="dxa"/>
            <w:tcBorders>
              <w:top w:val="nil"/>
              <w:left w:val="nil"/>
              <w:bottom w:val="nil"/>
              <w:right w:val="nil"/>
            </w:tcBorders>
            <w:shd w:val="clear" w:color="auto" w:fill="auto"/>
            <w:noWrap/>
            <w:vAlign w:val="center"/>
            <w:hideMark/>
          </w:tcPr>
          <w:p w14:paraId="198D63D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86</w:t>
            </w:r>
          </w:p>
        </w:tc>
        <w:tc>
          <w:tcPr>
            <w:tcW w:w="1523" w:type="dxa"/>
            <w:tcBorders>
              <w:top w:val="nil"/>
              <w:left w:val="nil"/>
              <w:bottom w:val="nil"/>
              <w:right w:val="nil"/>
            </w:tcBorders>
            <w:shd w:val="clear" w:color="auto" w:fill="auto"/>
            <w:noWrap/>
            <w:vAlign w:val="center"/>
            <w:hideMark/>
          </w:tcPr>
          <w:p w14:paraId="603CA71E"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175</w:t>
            </w:r>
          </w:p>
        </w:tc>
        <w:tc>
          <w:tcPr>
            <w:tcW w:w="1523" w:type="dxa"/>
            <w:tcBorders>
              <w:top w:val="nil"/>
              <w:left w:val="nil"/>
              <w:bottom w:val="nil"/>
              <w:right w:val="nil"/>
            </w:tcBorders>
            <w:shd w:val="clear" w:color="auto" w:fill="auto"/>
            <w:noWrap/>
            <w:vAlign w:val="center"/>
            <w:hideMark/>
          </w:tcPr>
          <w:p w14:paraId="11E40C9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190</w:t>
            </w:r>
          </w:p>
        </w:tc>
        <w:tc>
          <w:tcPr>
            <w:tcW w:w="1527" w:type="dxa"/>
            <w:tcBorders>
              <w:top w:val="nil"/>
              <w:left w:val="nil"/>
              <w:bottom w:val="nil"/>
              <w:right w:val="nil"/>
            </w:tcBorders>
            <w:shd w:val="clear" w:color="auto" w:fill="auto"/>
            <w:noWrap/>
            <w:vAlign w:val="center"/>
            <w:hideMark/>
          </w:tcPr>
          <w:p w14:paraId="74C36C1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44</w:t>
            </w:r>
          </w:p>
        </w:tc>
      </w:tr>
      <w:tr w:rsidR="001769E1" w:rsidRPr="001769E1" w14:paraId="5AF34028" w14:textId="77777777" w:rsidTr="001769E1">
        <w:trPr>
          <w:trHeight w:val="276"/>
        </w:trPr>
        <w:tc>
          <w:tcPr>
            <w:tcW w:w="1523" w:type="dxa"/>
            <w:tcBorders>
              <w:top w:val="nil"/>
              <w:left w:val="nil"/>
              <w:bottom w:val="nil"/>
              <w:right w:val="nil"/>
            </w:tcBorders>
            <w:shd w:val="clear" w:color="auto" w:fill="auto"/>
            <w:noWrap/>
            <w:vAlign w:val="center"/>
            <w:hideMark/>
          </w:tcPr>
          <w:p w14:paraId="4880EE4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1988</w:t>
            </w:r>
          </w:p>
        </w:tc>
        <w:tc>
          <w:tcPr>
            <w:tcW w:w="1523" w:type="dxa"/>
            <w:tcBorders>
              <w:top w:val="nil"/>
              <w:left w:val="nil"/>
              <w:bottom w:val="nil"/>
              <w:right w:val="nil"/>
            </w:tcBorders>
            <w:shd w:val="clear" w:color="auto" w:fill="auto"/>
            <w:noWrap/>
            <w:vAlign w:val="center"/>
            <w:hideMark/>
          </w:tcPr>
          <w:p w14:paraId="15428C6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30</w:t>
            </w:r>
          </w:p>
        </w:tc>
        <w:tc>
          <w:tcPr>
            <w:tcW w:w="1523" w:type="dxa"/>
            <w:tcBorders>
              <w:top w:val="nil"/>
              <w:left w:val="nil"/>
              <w:bottom w:val="nil"/>
              <w:right w:val="nil"/>
            </w:tcBorders>
            <w:shd w:val="clear" w:color="auto" w:fill="auto"/>
            <w:noWrap/>
            <w:vAlign w:val="center"/>
            <w:hideMark/>
          </w:tcPr>
          <w:p w14:paraId="351177D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79</w:t>
            </w:r>
          </w:p>
        </w:tc>
        <w:tc>
          <w:tcPr>
            <w:tcW w:w="1523" w:type="dxa"/>
            <w:tcBorders>
              <w:top w:val="nil"/>
              <w:left w:val="nil"/>
              <w:bottom w:val="nil"/>
              <w:right w:val="nil"/>
            </w:tcBorders>
            <w:shd w:val="clear" w:color="auto" w:fill="auto"/>
            <w:noWrap/>
            <w:vAlign w:val="center"/>
            <w:hideMark/>
          </w:tcPr>
          <w:p w14:paraId="7A2ED82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145</w:t>
            </w:r>
          </w:p>
        </w:tc>
        <w:tc>
          <w:tcPr>
            <w:tcW w:w="1523" w:type="dxa"/>
            <w:tcBorders>
              <w:top w:val="nil"/>
              <w:left w:val="nil"/>
              <w:bottom w:val="nil"/>
              <w:right w:val="nil"/>
            </w:tcBorders>
            <w:shd w:val="clear" w:color="auto" w:fill="auto"/>
            <w:noWrap/>
            <w:vAlign w:val="center"/>
            <w:hideMark/>
          </w:tcPr>
          <w:p w14:paraId="72265B3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111</w:t>
            </w:r>
          </w:p>
        </w:tc>
        <w:tc>
          <w:tcPr>
            <w:tcW w:w="1527" w:type="dxa"/>
            <w:tcBorders>
              <w:top w:val="nil"/>
              <w:left w:val="nil"/>
              <w:bottom w:val="nil"/>
              <w:right w:val="nil"/>
            </w:tcBorders>
            <w:shd w:val="clear" w:color="auto" w:fill="auto"/>
            <w:noWrap/>
            <w:vAlign w:val="center"/>
            <w:hideMark/>
          </w:tcPr>
          <w:p w14:paraId="4485C56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r>
      <w:tr w:rsidR="001769E1" w:rsidRPr="001769E1" w14:paraId="1F926384" w14:textId="77777777" w:rsidTr="001769E1">
        <w:trPr>
          <w:trHeight w:val="276"/>
        </w:trPr>
        <w:tc>
          <w:tcPr>
            <w:tcW w:w="1523" w:type="dxa"/>
            <w:tcBorders>
              <w:top w:val="nil"/>
              <w:left w:val="nil"/>
              <w:bottom w:val="nil"/>
              <w:right w:val="nil"/>
            </w:tcBorders>
            <w:shd w:val="clear" w:color="auto" w:fill="auto"/>
            <w:noWrap/>
            <w:vAlign w:val="center"/>
            <w:hideMark/>
          </w:tcPr>
          <w:p w14:paraId="40F137C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1989</w:t>
            </w:r>
          </w:p>
        </w:tc>
        <w:tc>
          <w:tcPr>
            <w:tcW w:w="1523" w:type="dxa"/>
            <w:tcBorders>
              <w:top w:val="nil"/>
              <w:left w:val="nil"/>
              <w:bottom w:val="nil"/>
              <w:right w:val="nil"/>
            </w:tcBorders>
            <w:shd w:val="clear" w:color="auto" w:fill="auto"/>
            <w:noWrap/>
            <w:vAlign w:val="center"/>
            <w:hideMark/>
          </w:tcPr>
          <w:p w14:paraId="00F53000"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38</w:t>
            </w:r>
          </w:p>
        </w:tc>
        <w:tc>
          <w:tcPr>
            <w:tcW w:w="1523" w:type="dxa"/>
            <w:tcBorders>
              <w:top w:val="nil"/>
              <w:left w:val="nil"/>
              <w:bottom w:val="nil"/>
              <w:right w:val="nil"/>
            </w:tcBorders>
            <w:shd w:val="clear" w:color="auto" w:fill="auto"/>
            <w:noWrap/>
            <w:vAlign w:val="center"/>
            <w:hideMark/>
          </w:tcPr>
          <w:p w14:paraId="593F22A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80</w:t>
            </w:r>
          </w:p>
        </w:tc>
        <w:tc>
          <w:tcPr>
            <w:tcW w:w="1523" w:type="dxa"/>
            <w:tcBorders>
              <w:top w:val="nil"/>
              <w:left w:val="nil"/>
              <w:bottom w:val="nil"/>
              <w:right w:val="nil"/>
            </w:tcBorders>
            <w:shd w:val="clear" w:color="auto" w:fill="auto"/>
            <w:noWrap/>
            <w:vAlign w:val="center"/>
            <w:hideMark/>
          </w:tcPr>
          <w:p w14:paraId="6621326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126</w:t>
            </w:r>
          </w:p>
        </w:tc>
        <w:tc>
          <w:tcPr>
            <w:tcW w:w="1523" w:type="dxa"/>
            <w:tcBorders>
              <w:top w:val="nil"/>
              <w:left w:val="nil"/>
              <w:bottom w:val="nil"/>
              <w:right w:val="nil"/>
            </w:tcBorders>
            <w:shd w:val="clear" w:color="auto" w:fill="auto"/>
            <w:noWrap/>
            <w:vAlign w:val="center"/>
            <w:hideMark/>
          </w:tcPr>
          <w:p w14:paraId="2297F85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147</w:t>
            </w:r>
          </w:p>
        </w:tc>
        <w:tc>
          <w:tcPr>
            <w:tcW w:w="1527" w:type="dxa"/>
            <w:tcBorders>
              <w:top w:val="nil"/>
              <w:left w:val="nil"/>
              <w:bottom w:val="nil"/>
              <w:right w:val="nil"/>
            </w:tcBorders>
            <w:shd w:val="clear" w:color="auto" w:fill="auto"/>
            <w:noWrap/>
            <w:vAlign w:val="center"/>
            <w:hideMark/>
          </w:tcPr>
          <w:p w14:paraId="3B1E96F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33</w:t>
            </w:r>
          </w:p>
        </w:tc>
      </w:tr>
      <w:tr w:rsidR="001769E1" w:rsidRPr="001769E1" w14:paraId="1925348A" w14:textId="77777777" w:rsidTr="001769E1">
        <w:trPr>
          <w:trHeight w:val="276"/>
        </w:trPr>
        <w:tc>
          <w:tcPr>
            <w:tcW w:w="1523" w:type="dxa"/>
            <w:tcBorders>
              <w:top w:val="nil"/>
              <w:left w:val="nil"/>
              <w:bottom w:val="nil"/>
              <w:right w:val="nil"/>
            </w:tcBorders>
            <w:shd w:val="clear" w:color="auto" w:fill="auto"/>
            <w:noWrap/>
            <w:vAlign w:val="center"/>
            <w:hideMark/>
          </w:tcPr>
          <w:p w14:paraId="4E007400"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1990</w:t>
            </w:r>
          </w:p>
        </w:tc>
        <w:tc>
          <w:tcPr>
            <w:tcW w:w="1523" w:type="dxa"/>
            <w:tcBorders>
              <w:top w:val="nil"/>
              <w:left w:val="nil"/>
              <w:bottom w:val="nil"/>
              <w:right w:val="nil"/>
            </w:tcBorders>
            <w:shd w:val="clear" w:color="auto" w:fill="auto"/>
            <w:noWrap/>
            <w:vAlign w:val="center"/>
            <w:hideMark/>
          </w:tcPr>
          <w:p w14:paraId="026F14E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c>
          <w:tcPr>
            <w:tcW w:w="1523" w:type="dxa"/>
            <w:tcBorders>
              <w:top w:val="nil"/>
              <w:left w:val="nil"/>
              <w:bottom w:val="nil"/>
              <w:right w:val="nil"/>
            </w:tcBorders>
            <w:shd w:val="clear" w:color="auto" w:fill="auto"/>
            <w:noWrap/>
            <w:vAlign w:val="center"/>
            <w:hideMark/>
          </w:tcPr>
          <w:p w14:paraId="7A824AF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80</w:t>
            </w:r>
          </w:p>
        </w:tc>
        <w:tc>
          <w:tcPr>
            <w:tcW w:w="1523" w:type="dxa"/>
            <w:tcBorders>
              <w:top w:val="nil"/>
              <w:left w:val="nil"/>
              <w:bottom w:val="nil"/>
              <w:right w:val="nil"/>
            </w:tcBorders>
            <w:shd w:val="clear" w:color="auto" w:fill="auto"/>
            <w:noWrap/>
            <w:vAlign w:val="center"/>
            <w:hideMark/>
          </w:tcPr>
          <w:p w14:paraId="7381FC0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133</w:t>
            </w:r>
          </w:p>
        </w:tc>
        <w:tc>
          <w:tcPr>
            <w:tcW w:w="1523" w:type="dxa"/>
            <w:tcBorders>
              <w:top w:val="nil"/>
              <w:left w:val="nil"/>
              <w:bottom w:val="nil"/>
              <w:right w:val="nil"/>
            </w:tcBorders>
            <w:shd w:val="clear" w:color="auto" w:fill="auto"/>
            <w:noWrap/>
            <w:vAlign w:val="center"/>
            <w:hideMark/>
          </w:tcPr>
          <w:p w14:paraId="5CADBE4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98</w:t>
            </w:r>
          </w:p>
        </w:tc>
        <w:tc>
          <w:tcPr>
            <w:tcW w:w="1527" w:type="dxa"/>
            <w:tcBorders>
              <w:top w:val="nil"/>
              <w:left w:val="nil"/>
              <w:bottom w:val="nil"/>
              <w:right w:val="nil"/>
            </w:tcBorders>
            <w:shd w:val="clear" w:color="auto" w:fill="auto"/>
            <w:noWrap/>
            <w:vAlign w:val="center"/>
            <w:hideMark/>
          </w:tcPr>
          <w:p w14:paraId="1068A240"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29</w:t>
            </w:r>
          </w:p>
        </w:tc>
      </w:tr>
      <w:tr w:rsidR="001769E1" w:rsidRPr="001769E1" w14:paraId="688F2D61" w14:textId="77777777" w:rsidTr="001769E1">
        <w:trPr>
          <w:trHeight w:val="276"/>
        </w:trPr>
        <w:tc>
          <w:tcPr>
            <w:tcW w:w="1523" w:type="dxa"/>
            <w:tcBorders>
              <w:top w:val="nil"/>
              <w:left w:val="nil"/>
              <w:bottom w:val="nil"/>
              <w:right w:val="nil"/>
            </w:tcBorders>
            <w:shd w:val="clear" w:color="auto" w:fill="auto"/>
            <w:noWrap/>
            <w:vAlign w:val="center"/>
            <w:hideMark/>
          </w:tcPr>
          <w:p w14:paraId="435D49F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1991</w:t>
            </w:r>
          </w:p>
        </w:tc>
        <w:tc>
          <w:tcPr>
            <w:tcW w:w="1523" w:type="dxa"/>
            <w:tcBorders>
              <w:top w:val="nil"/>
              <w:left w:val="nil"/>
              <w:bottom w:val="nil"/>
              <w:right w:val="nil"/>
            </w:tcBorders>
            <w:shd w:val="clear" w:color="auto" w:fill="auto"/>
            <w:noWrap/>
            <w:vAlign w:val="center"/>
            <w:hideMark/>
          </w:tcPr>
          <w:p w14:paraId="6CEAFBD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32</w:t>
            </w:r>
          </w:p>
        </w:tc>
        <w:tc>
          <w:tcPr>
            <w:tcW w:w="1523" w:type="dxa"/>
            <w:tcBorders>
              <w:top w:val="nil"/>
              <w:left w:val="nil"/>
              <w:bottom w:val="nil"/>
              <w:right w:val="nil"/>
            </w:tcBorders>
            <w:shd w:val="clear" w:color="auto" w:fill="auto"/>
            <w:noWrap/>
            <w:vAlign w:val="center"/>
            <w:hideMark/>
          </w:tcPr>
          <w:p w14:paraId="0DCC5E0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95</w:t>
            </w:r>
          </w:p>
        </w:tc>
        <w:tc>
          <w:tcPr>
            <w:tcW w:w="1523" w:type="dxa"/>
            <w:tcBorders>
              <w:top w:val="nil"/>
              <w:left w:val="nil"/>
              <w:bottom w:val="nil"/>
              <w:right w:val="nil"/>
            </w:tcBorders>
            <w:shd w:val="clear" w:color="auto" w:fill="auto"/>
            <w:noWrap/>
            <w:vAlign w:val="center"/>
            <w:hideMark/>
          </w:tcPr>
          <w:p w14:paraId="743FA37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137</w:t>
            </w:r>
          </w:p>
        </w:tc>
        <w:tc>
          <w:tcPr>
            <w:tcW w:w="1523" w:type="dxa"/>
            <w:tcBorders>
              <w:top w:val="nil"/>
              <w:left w:val="nil"/>
              <w:bottom w:val="nil"/>
              <w:right w:val="nil"/>
            </w:tcBorders>
            <w:shd w:val="clear" w:color="auto" w:fill="auto"/>
            <w:noWrap/>
            <w:vAlign w:val="center"/>
            <w:hideMark/>
          </w:tcPr>
          <w:p w14:paraId="486F925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120</w:t>
            </w:r>
          </w:p>
        </w:tc>
        <w:tc>
          <w:tcPr>
            <w:tcW w:w="1527" w:type="dxa"/>
            <w:tcBorders>
              <w:top w:val="nil"/>
              <w:left w:val="nil"/>
              <w:bottom w:val="nil"/>
              <w:right w:val="nil"/>
            </w:tcBorders>
            <w:shd w:val="clear" w:color="auto" w:fill="auto"/>
            <w:noWrap/>
            <w:vAlign w:val="center"/>
            <w:hideMark/>
          </w:tcPr>
          <w:p w14:paraId="7B4D890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r>
      <w:tr w:rsidR="001769E1" w:rsidRPr="001769E1" w14:paraId="04EDF058" w14:textId="77777777" w:rsidTr="001769E1">
        <w:trPr>
          <w:trHeight w:val="276"/>
        </w:trPr>
        <w:tc>
          <w:tcPr>
            <w:tcW w:w="1523" w:type="dxa"/>
            <w:tcBorders>
              <w:top w:val="nil"/>
              <w:left w:val="nil"/>
              <w:bottom w:val="nil"/>
              <w:right w:val="nil"/>
            </w:tcBorders>
            <w:shd w:val="clear" w:color="auto" w:fill="auto"/>
            <w:noWrap/>
            <w:vAlign w:val="center"/>
            <w:hideMark/>
          </w:tcPr>
          <w:p w14:paraId="57CCE00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1992</w:t>
            </w:r>
          </w:p>
        </w:tc>
        <w:tc>
          <w:tcPr>
            <w:tcW w:w="1523" w:type="dxa"/>
            <w:tcBorders>
              <w:top w:val="nil"/>
              <w:left w:val="nil"/>
              <w:bottom w:val="nil"/>
              <w:right w:val="nil"/>
            </w:tcBorders>
            <w:shd w:val="clear" w:color="auto" w:fill="auto"/>
            <w:noWrap/>
            <w:vAlign w:val="center"/>
            <w:hideMark/>
          </w:tcPr>
          <w:p w14:paraId="69BBDED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6761881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71</w:t>
            </w:r>
          </w:p>
        </w:tc>
        <w:tc>
          <w:tcPr>
            <w:tcW w:w="1523" w:type="dxa"/>
            <w:tcBorders>
              <w:top w:val="nil"/>
              <w:left w:val="nil"/>
              <w:bottom w:val="nil"/>
              <w:right w:val="nil"/>
            </w:tcBorders>
            <w:shd w:val="clear" w:color="auto" w:fill="auto"/>
            <w:noWrap/>
            <w:vAlign w:val="center"/>
            <w:hideMark/>
          </w:tcPr>
          <w:p w14:paraId="23AEE95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121</w:t>
            </w:r>
          </w:p>
        </w:tc>
        <w:tc>
          <w:tcPr>
            <w:tcW w:w="1523" w:type="dxa"/>
            <w:tcBorders>
              <w:top w:val="nil"/>
              <w:left w:val="nil"/>
              <w:bottom w:val="nil"/>
              <w:right w:val="nil"/>
            </w:tcBorders>
            <w:shd w:val="clear" w:color="auto" w:fill="auto"/>
            <w:noWrap/>
            <w:vAlign w:val="center"/>
            <w:hideMark/>
          </w:tcPr>
          <w:p w14:paraId="0839B82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77</w:t>
            </w:r>
          </w:p>
        </w:tc>
        <w:tc>
          <w:tcPr>
            <w:tcW w:w="1527" w:type="dxa"/>
            <w:tcBorders>
              <w:top w:val="nil"/>
              <w:left w:val="nil"/>
              <w:bottom w:val="nil"/>
              <w:right w:val="nil"/>
            </w:tcBorders>
            <w:shd w:val="clear" w:color="auto" w:fill="auto"/>
            <w:noWrap/>
            <w:vAlign w:val="center"/>
            <w:hideMark/>
          </w:tcPr>
          <w:p w14:paraId="295A369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32</w:t>
            </w:r>
          </w:p>
        </w:tc>
      </w:tr>
      <w:tr w:rsidR="001769E1" w:rsidRPr="001769E1" w14:paraId="0F829498" w14:textId="77777777" w:rsidTr="001769E1">
        <w:trPr>
          <w:trHeight w:val="276"/>
        </w:trPr>
        <w:tc>
          <w:tcPr>
            <w:tcW w:w="1523" w:type="dxa"/>
            <w:tcBorders>
              <w:top w:val="nil"/>
              <w:left w:val="nil"/>
              <w:bottom w:val="nil"/>
              <w:right w:val="nil"/>
            </w:tcBorders>
            <w:shd w:val="clear" w:color="auto" w:fill="auto"/>
            <w:noWrap/>
            <w:vAlign w:val="center"/>
            <w:hideMark/>
          </w:tcPr>
          <w:p w14:paraId="372A022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1993</w:t>
            </w:r>
          </w:p>
        </w:tc>
        <w:tc>
          <w:tcPr>
            <w:tcW w:w="1523" w:type="dxa"/>
            <w:tcBorders>
              <w:top w:val="nil"/>
              <w:left w:val="nil"/>
              <w:bottom w:val="nil"/>
              <w:right w:val="nil"/>
            </w:tcBorders>
            <w:shd w:val="clear" w:color="auto" w:fill="auto"/>
            <w:noWrap/>
            <w:vAlign w:val="center"/>
            <w:hideMark/>
          </w:tcPr>
          <w:p w14:paraId="61A0CBF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35</w:t>
            </w:r>
          </w:p>
        </w:tc>
        <w:tc>
          <w:tcPr>
            <w:tcW w:w="1523" w:type="dxa"/>
            <w:tcBorders>
              <w:top w:val="nil"/>
              <w:left w:val="nil"/>
              <w:bottom w:val="nil"/>
              <w:right w:val="nil"/>
            </w:tcBorders>
            <w:shd w:val="clear" w:color="auto" w:fill="auto"/>
            <w:noWrap/>
            <w:vAlign w:val="center"/>
            <w:hideMark/>
          </w:tcPr>
          <w:p w14:paraId="70BD6EA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70</w:t>
            </w:r>
          </w:p>
        </w:tc>
        <w:tc>
          <w:tcPr>
            <w:tcW w:w="1523" w:type="dxa"/>
            <w:tcBorders>
              <w:top w:val="nil"/>
              <w:left w:val="nil"/>
              <w:bottom w:val="nil"/>
              <w:right w:val="nil"/>
            </w:tcBorders>
            <w:shd w:val="clear" w:color="auto" w:fill="auto"/>
            <w:noWrap/>
            <w:vAlign w:val="center"/>
            <w:hideMark/>
          </w:tcPr>
          <w:p w14:paraId="2E4A4DF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121</w:t>
            </w:r>
          </w:p>
        </w:tc>
        <w:tc>
          <w:tcPr>
            <w:tcW w:w="1523" w:type="dxa"/>
            <w:tcBorders>
              <w:top w:val="nil"/>
              <w:left w:val="nil"/>
              <w:bottom w:val="nil"/>
              <w:right w:val="nil"/>
            </w:tcBorders>
            <w:shd w:val="clear" w:color="auto" w:fill="auto"/>
            <w:noWrap/>
            <w:vAlign w:val="center"/>
            <w:hideMark/>
          </w:tcPr>
          <w:p w14:paraId="739EB69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109</w:t>
            </w:r>
          </w:p>
        </w:tc>
        <w:tc>
          <w:tcPr>
            <w:tcW w:w="1527" w:type="dxa"/>
            <w:tcBorders>
              <w:top w:val="nil"/>
              <w:left w:val="nil"/>
              <w:bottom w:val="nil"/>
              <w:right w:val="nil"/>
            </w:tcBorders>
            <w:shd w:val="clear" w:color="auto" w:fill="auto"/>
            <w:noWrap/>
            <w:vAlign w:val="center"/>
            <w:hideMark/>
          </w:tcPr>
          <w:p w14:paraId="2AD02E0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32</w:t>
            </w:r>
          </w:p>
        </w:tc>
      </w:tr>
      <w:tr w:rsidR="001769E1" w:rsidRPr="001769E1" w14:paraId="528AFF71" w14:textId="77777777" w:rsidTr="001769E1">
        <w:trPr>
          <w:trHeight w:val="276"/>
        </w:trPr>
        <w:tc>
          <w:tcPr>
            <w:tcW w:w="1523" w:type="dxa"/>
            <w:tcBorders>
              <w:top w:val="nil"/>
              <w:left w:val="nil"/>
              <w:bottom w:val="nil"/>
              <w:right w:val="nil"/>
            </w:tcBorders>
            <w:shd w:val="clear" w:color="auto" w:fill="auto"/>
            <w:noWrap/>
            <w:vAlign w:val="center"/>
            <w:hideMark/>
          </w:tcPr>
          <w:p w14:paraId="1F8B3AB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1994</w:t>
            </w:r>
          </w:p>
        </w:tc>
        <w:tc>
          <w:tcPr>
            <w:tcW w:w="1523" w:type="dxa"/>
            <w:tcBorders>
              <w:top w:val="nil"/>
              <w:left w:val="nil"/>
              <w:bottom w:val="nil"/>
              <w:right w:val="nil"/>
            </w:tcBorders>
            <w:shd w:val="clear" w:color="auto" w:fill="auto"/>
            <w:noWrap/>
            <w:vAlign w:val="center"/>
            <w:hideMark/>
          </w:tcPr>
          <w:p w14:paraId="3B58AB3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38</w:t>
            </w:r>
          </w:p>
        </w:tc>
        <w:tc>
          <w:tcPr>
            <w:tcW w:w="1523" w:type="dxa"/>
            <w:tcBorders>
              <w:top w:val="nil"/>
              <w:left w:val="nil"/>
              <w:bottom w:val="nil"/>
              <w:right w:val="nil"/>
            </w:tcBorders>
            <w:shd w:val="clear" w:color="auto" w:fill="auto"/>
            <w:noWrap/>
            <w:vAlign w:val="center"/>
            <w:hideMark/>
          </w:tcPr>
          <w:p w14:paraId="53AC446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71</w:t>
            </w:r>
          </w:p>
        </w:tc>
        <w:tc>
          <w:tcPr>
            <w:tcW w:w="1523" w:type="dxa"/>
            <w:tcBorders>
              <w:top w:val="nil"/>
              <w:left w:val="nil"/>
              <w:bottom w:val="nil"/>
              <w:right w:val="nil"/>
            </w:tcBorders>
            <w:shd w:val="clear" w:color="auto" w:fill="auto"/>
            <w:noWrap/>
            <w:vAlign w:val="center"/>
            <w:hideMark/>
          </w:tcPr>
          <w:p w14:paraId="12C9EA5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129</w:t>
            </w:r>
          </w:p>
        </w:tc>
        <w:tc>
          <w:tcPr>
            <w:tcW w:w="1523" w:type="dxa"/>
            <w:tcBorders>
              <w:top w:val="nil"/>
              <w:left w:val="nil"/>
              <w:bottom w:val="nil"/>
              <w:right w:val="nil"/>
            </w:tcBorders>
            <w:shd w:val="clear" w:color="auto" w:fill="auto"/>
            <w:noWrap/>
            <w:vAlign w:val="center"/>
            <w:hideMark/>
          </w:tcPr>
          <w:p w14:paraId="672F857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81</w:t>
            </w:r>
          </w:p>
        </w:tc>
        <w:tc>
          <w:tcPr>
            <w:tcW w:w="1527" w:type="dxa"/>
            <w:tcBorders>
              <w:top w:val="nil"/>
              <w:left w:val="nil"/>
              <w:bottom w:val="nil"/>
              <w:right w:val="nil"/>
            </w:tcBorders>
            <w:shd w:val="clear" w:color="auto" w:fill="auto"/>
            <w:noWrap/>
            <w:vAlign w:val="center"/>
            <w:hideMark/>
          </w:tcPr>
          <w:p w14:paraId="251FDDC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38</w:t>
            </w:r>
          </w:p>
        </w:tc>
      </w:tr>
      <w:tr w:rsidR="001769E1" w:rsidRPr="001769E1" w14:paraId="6548E07D" w14:textId="77777777" w:rsidTr="001769E1">
        <w:trPr>
          <w:trHeight w:val="276"/>
        </w:trPr>
        <w:tc>
          <w:tcPr>
            <w:tcW w:w="1523" w:type="dxa"/>
            <w:tcBorders>
              <w:top w:val="nil"/>
              <w:left w:val="nil"/>
              <w:bottom w:val="nil"/>
              <w:right w:val="nil"/>
            </w:tcBorders>
            <w:shd w:val="clear" w:color="auto" w:fill="auto"/>
            <w:noWrap/>
            <w:vAlign w:val="center"/>
            <w:hideMark/>
          </w:tcPr>
          <w:p w14:paraId="3976731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1995</w:t>
            </w:r>
          </w:p>
        </w:tc>
        <w:tc>
          <w:tcPr>
            <w:tcW w:w="1523" w:type="dxa"/>
            <w:tcBorders>
              <w:top w:val="nil"/>
              <w:left w:val="nil"/>
              <w:bottom w:val="nil"/>
              <w:right w:val="nil"/>
            </w:tcBorders>
            <w:shd w:val="clear" w:color="auto" w:fill="auto"/>
            <w:noWrap/>
            <w:vAlign w:val="center"/>
            <w:hideMark/>
          </w:tcPr>
          <w:p w14:paraId="1029CF1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39</w:t>
            </w:r>
          </w:p>
        </w:tc>
        <w:tc>
          <w:tcPr>
            <w:tcW w:w="1523" w:type="dxa"/>
            <w:tcBorders>
              <w:top w:val="nil"/>
              <w:left w:val="nil"/>
              <w:bottom w:val="nil"/>
              <w:right w:val="nil"/>
            </w:tcBorders>
            <w:shd w:val="clear" w:color="auto" w:fill="auto"/>
            <w:noWrap/>
            <w:vAlign w:val="center"/>
            <w:hideMark/>
          </w:tcPr>
          <w:p w14:paraId="2EFA4C6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71</w:t>
            </w:r>
          </w:p>
        </w:tc>
        <w:tc>
          <w:tcPr>
            <w:tcW w:w="1523" w:type="dxa"/>
            <w:tcBorders>
              <w:top w:val="nil"/>
              <w:left w:val="nil"/>
              <w:bottom w:val="nil"/>
              <w:right w:val="nil"/>
            </w:tcBorders>
            <w:shd w:val="clear" w:color="auto" w:fill="auto"/>
            <w:noWrap/>
            <w:vAlign w:val="center"/>
            <w:hideMark/>
          </w:tcPr>
          <w:p w14:paraId="53518A8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113</w:t>
            </w:r>
          </w:p>
        </w:tc>
        <w:tc>
          <w:tcPr>
            <w:tcW w:w="1523" w:type="dxa"/>
            <w:tcBorders>
              <w:top w:val="nil"/>
              <w:left w:val="nil"/>
              <w:bottom w:val="nil"/>
              <w:right w:val="nil"/>
            </w:tcBorders>
            <w:shd w:val="clear" w:color="auto" w:fill="auto"/>
            <w:noWrap/>
            <w:vAlign w:val="center"/>
            <w:hideMark/>
          </w:tcPr>
          <w:p w14:paraId="7A3BE34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76</w:t>
            </w:r>
          </w:p>
        </w:tc>
        <w:tc>
          <w:tcPr>
            <w:tcW w:w="1527" w:type="dxa"/>
            <w:tcBorders>
              <w:top w:val="nil"/>
              <w:left w:val="nil"/>
              <w:bottom w:val="nil"/>
              <w:right w:val="nil"/>
            </w:tcBorders>
            <w:shd w:val="clear" w:color="auto" w:fill="auto"/>
            <w:noWrap/>
            <w:vAlign w:val="center"/>
            <w:hideMark/>
          </w:tcPr>
          <w:p w14:paraId="668A5E1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33</w:t>
            </w:r>
          </w:p>
        </w:tc>
      </w:tr>
      <w:tr w:rsidR="001769E1" w:rsidRPr="001769E1" w14:paraId="39414864" w14:textId="77777777" w:rsidTr="001769E1">
        <w:trPr>
          <w:trHeight w:val="276"/>
        </w:trPr>
        <w:tc>
          <w:tcPr>
            <w:tcW w:w="1523" w:type="dxa"/>
            <w:tcBorders>
              <w:top w:val="nil"/>
              <w:left w:val="nil"/>
              <w:bottom w:val="nil"/>
              <w:right w:val="nil"/>
            </w:tcBorders>
            <w:shd w:val="clear" w:color="auto" w:fill="auto"/>
            <w:noWrap/>
            <w:vAlign w:val="center"/>
            <w:hideMark/>
          </w:tcPr>
          <w:p w14:paraId="37D8FB7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1996</w:t>
            </w:r>
          </w:p>
        </w:tc>
        <w:tc>
          <w:tcPr>
            <w:tcW w:w="1523" w:type="dxa"/>
            <w:tcBorders>
              <w:top w:val="nil"/>
              <w:left w:val="nil"/>
              <w:bottom w:val="nil"/>
              <w:right w:val="nil"/>
            </w:tcBorders>
            <w:shd w:val="clear" w:color="auto" w:fill="auto"/>
            <w:noWrap/>
            <w:vAlign w:val="center"/>
            <w:hideMark/>
          </w:tcPr>
          <w:p w14:paraId="1A33FF3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40</w:t>
            </w:r>
          </w:p>
        </w:tc>
        <w:tc>
          <w:tcPr>
            <w:tcW w:w="1523" w:type="dxa"/>
            <w:tcBorders>
              <w:top w:val="nil"/>
              <w:left w:val="nil"/>
              <w:bottom w:val="nil"/>
              <w:right w:val="nil"/>
            </w:tcBorders>
            <w:shd w:val="clear" w:color="auto" w:fill="auto"/>
            <w:noWrap/>
            <w:vAlign w:val="center"/>
            <w:hideMark/>
          </w:tcPr>
          <w:p w14:paraId="57D1B10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62</w:t>
            </w:r>
          </w:p>
        </w:tc>
        <w:tc>
          <w:tcPr>
            <w:tcW w:w="1523" w:type="dxa"/>
            <w:tcBorders>
              <w:top w:val="nil"/>
              <w:left w:val="nil"/>
              <w:bottom w:val="nil"/>
              <w:right w:val="nil"/>
            </w:tcBorders>
            <w:shd w:val="clear" w:color="auto" w:fill="auto"/>
            <w:noWrap/>
            <w:vAlign w:val="center"/>
            <w:hideMark/>
          </w:tcPr>
          <w:p w14:paraId="228206A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123</w:t>
            </w:r>
          </w:p>
        </w:tc>
        <w:tc>
          <w:tcPr>
            <w:tcW w:w="1523" w:type="dxa"/>
            <w:tcBorders>
              <w:top w:val="nil"/>
              <w:left w:val="nil"/>
              <w:bottom w:val="nil"/>
              <w:right w:val="nil"/>
            </w:tcBorders>
            <w:shd w:val="clear" w:color="auto" w:fill="auto"/>
            <w:noWrap/>
            <w:vAlign w:val="center"/>
            <w:hideMark/>
          </w:tcPr>
          <w:p w14:paraId="71471B9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69</w:t>
            </w:r>
          </w:p>
        </w:tc>
        <w:tc>
          <w:tcPr>
            <w:tcW w:w="1527" w:type="dxa"/>
            <w:tcBorders>
              <w:top w:val="nil"/>
              <w:left w:val="nil"/>
              <w:bottom w:val="nil"/>
              <w:right w:val="nil"/>
            </w:tcBorders>
            <w:shd w:val="clear" w:color="auto" w:fill="auto"/>
            <w:noWrap/>
            <w:vAlign w:val="center"/>
            <w:hideMark/>
          </w:tcPr>
          <w:p w14:paraId="4FF9B27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30</w:t>
            </w:r>
          </w:p>
        </w:tc>
      </w:tr>
      <w:tr w:rsidR="001769E1" w:rsidRPr="001769E1" w14:paraId="5AE026AE" w14:textId="77777777" w:rsidTr="001769E1">
        <w:trPr>
          <w:trHeight w:val="276"/>
        </w:trPr>
        <w:tc>
          <w:tcPr>
            <w:tcW w:w="1523" w:type="dxa"/>
            <w:tcBorders>
              <w:top w:val="nil"/>
              <w:left w:val="nil"/>
              <w:bottom w:val="nil"/>
              <w:right w:val="nil"/>
            </w:tcBorders>
            <w:shd w:val="clear" w:color="auto" w:fill="auto"/>
            <w:noWrap/>
            <w:vAlign w:val="center"/>
            <w:hideMark/>
          </w:tcPr>
          <w:p w14:paraId="1882FC2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1997</w:t>
            </w:r>
          </w:p>
        </w:tc>
        <w:tc>
          <w:tcPr>
            <w:tcW w:w="1523" w:type="dxa"/>
            <w:tcBorders>
              <w:top w:val="nil"/>
              <w:left w:val="nil"/>
              <w:bottom w:val="nil"/>
              <w:right w:val="nil"/>
            </w:tcBorders>
            <w:shd w:val="clear" w:color="auto" w:fill="auto"/>
            <w:noWrap/>
            <w:vAlign w:val="center"/>
            <w:hideMark/>
          </w:tcPr>
          <w:p w14:paraId="740FECC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21FBB09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73</w:t>
            </w:r>
          </w:p>
        </w:tc>
        <w:tc>
          <w:tcPr>
            <w:tcW w:w="1523" w:type="dxa"/>
            <w:tcBorders>
              <w:top w:val="nil"/>
              <w:left w:val="nil"/>
              <w:bottom w:val="nil"/>
              <w:right w:val="nil"/>
            </w:tcBorders>
            <w:shd w:val="clear" w:color="auto" w:fill="auto"/>
            <w:noWrap/>
            <w:vAlign w:val="center"/>
            <w:hideMark/>
          </w:tcPr>
          <w:p w14:paraId="4FB2551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120</w:t>
            </w:r>
          </w:p>
        </w:tc>
        <w:tc>
          <w:tcPr>
            <w:tcW w:w="1523" w:type="dxa"/>
            <w:tcBorders>
              <w:top w:val="nil"/>
              <w:left w:val="nil"/>
              <w:bottom w:val="nil"/>
              <w:right w:val="nil"/>
            </w:tcBorders>
            <w:shd w:val="clear" w:color="auto" w:fill="auto"/>
            <w:noWrap/>
            <w:vAlign w:val="center"/>
            <w:hideMark/>
          </w:tcPr>
          <w:p w14:paraId="0778259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88</w:t>
            </w:r>
          </w:p>
        </w:tc>
        <w:tc>
          <w:tcPr>
            <w:tcW w:w="1527" w:type="dxa"/>
            <w:tcBorders>
              <w:top w:val="nil"/>
              <w:left w:val="nil"/>
              <w:bottom w:val="nil"/>
              <w:right w:val="nil"/>
            </w:tcBorders>
            <w:shd w:val="clear" w:color="auto" w:fill="auto"/>
            <w:noWrap/>
            <w:vAlign w:val="center"/>
            <w:hideMark/>
          </w:tcPr>
          <w:p w14:paraId="27469C1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r>
      <w:tr w:rsidR="001769E1" w:rsidRPr="001769E1" w14:paraId="69503247" w14:textId="77777777" w:rsidTr="001769E1">
        <w:trPr>
          <w:trHeight w:val="276"/>
        </w:trPr>
        <w:tc>
          <w:tcPr>
            <w:tcW w:w="1523" w:type="dxa"/>
            <w:tcBorders>
              <w:top w:val="nil"/>
              <w:left w:val="nil"/>
              <w:bottom w:val="nil"/>
              <w:right w:val="nil"/>
            </w:tcBorders>
            <w:shd w:val="clear" w:color="auto" w:fill="auto"/>
            <w:noWrap/>
            <w:vAlign w:val="center"/>
            <w:hideMark/>
          </w:tcPr>
          <w:p w14:paraId="6438BDB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1998</w:t>
            </w:r>
          </w:p>
        </w:tc>
        <w:tc>
          <w:tcPr>
            <w:tcW w:w="1523" w:type="dxa"/>
            <w:tcBorders>
              <w:top w:val="nil"/>
              <w:left w:val="nil"/>
              <w:bottom w:val="nil"/>
              <w:right w:val="nil"/>
            </w:tcBorders>
            <w:shd w:val="clear" w:color="auto" w:fill="auto"/>
            <w:noWrap/>
            <w:vAlign w:val="center"/>
            <w:hideMark/>
          </w:tcPr>
          <w:p w14:paraId="6FD42EB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c>
          <w:tcPr>
            <w:tcW w:w="1523" w:type="dxa"/>
            <w:tcBorders>
              <w:top w:val="nil"/>
              <w:left w:val="nil"/>
              <w:bottom w:val="nil"/>
              <w:right w:val="nil"/>
            </w:tcBorders>
            <w:shd w:val="clear" w:color="auto" w:fill="auto"/>
            <w:noWrap/>
            <w:vAlign w:val="center"/>
            <w:hideMark/>
          </w:tcPr>
          <w:p w14:paraId="3A11E72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71</w:t>
            </w:r>
          </w:p>
        </w:tc>
        <w:tc>
          <w:tcPr>
            <w:tcW w:w="1523" w:type="dxa"/>
            <w:tcBorders>
              <w:top w:val="nil"/>
              <w:left w:val="nil"/>
              <w:bottom w:val="nil"/>
              <w:right w:val="nil"/>
            </w:tcBorders>
            <w:shd w:val="clear" w:color="auto" w:fill="auto"/>
            <w:noWrap/>
            <w:vAlign w:val="center"/>
            <w:hideMark/>
          </w:tcPr>
          <w:p w14:paraId="5BDD523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134</w:t>
            </w:r>
          </w:p>
        </w:tc>
        <w:tc>
          <w:tcPr>
            <w:tcW w:w="1523" w:type="dxa"/>
            <w:tcBorders>
              <w:top w:val="nil"/>
              <w:left w:val="nil"/>
              <w:bottom w:val="nil"/>
              <w:right w:val="nil"/>
            </w:tcBorders>
            <w:shd w:val="clear" w:color="auto" w:fill="auto"/>
            <w:noWrap/>
            <w:vAlign w:val="center"/>
            <w:hideMark/>
          </w:tcPr>
          <w:p w14:paraId="54A8687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115</w:t>
            </w:r>
          </w:p>
        </w:tc>
        <w:tc>
          <w:tcPr>
            <w:tcW w:w="1527" w:type="dxa"/>
            <w:tcBorders>
              <w:top w:val="nil"/>
              <w:left w:val="nil"/>
              <w:bottom w:val="nil"/>
              <w:right w:val="nil"/>
            </w:tcBorders>
            <w:shd w:val="clear" w:color="auto" w:fill="auto"/>
            <w:noWrap/>
            <w:vAlign w:val="center"/>
            <w:hideMark/>
          </w:tcPr>
          <w:p w14:paraId="5BBC7E90"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40</w:t>
            </w:r>
          </w:p>
        </w:tc>
      </w:tr>
      <w:tr w:rsidR="001769E1" w:rsidRPr="001769E1" w14:paraId="3B977A66" w14:textId="77777777" w:rsidTr="001769E1">
        <w:trPr>
          <w:trHeight w:val="276"/>
        </w:trPr>
        <w:tc>
          <w:tcPr>
            <w:tcW w:w="1523" w:type="dxa"/>
            <w:tcBorders>
              <w:top w:val="nil"/>
              <w:left w:val="nil"/>
              <w:bottom w:val="nil"/>
              <w:right w:val="nil"/>
            </w:tcBorders>
            <w:shd w:val="clear" w:color="auto" w:fill="auto"/>
            <w:noWrap/>
            <w:vAlign w:val="center"/>
            <w:hideMark/>
          </w:tcPr>
          <w:p w14:paraId="44A5B11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1999</w:t>
            </w:r>
          </w:p>
        </w:tc>
        <w:tc>
          <w:tcPr>
            <w:tcW w:w="1523" w:type="dxa"/>
            <w:tcBorders>
              <w:top w:val="nil"/>
              <w:left w:val="nil"/>
              <w:bottom w:val="nil"/>
              <w:right w:val="nil"/>
            </w:tcBorders>
            <w:shd w:val="clear" w:color="auto" w:fill="auto"/>
            <w:noWrap/>
            <w:vAlign w:val="center"/>
            <w:hideMark/>
          </w:tcPr>
          <w:p w14:paraId="2386F33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0B2DE34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69</w:t>
            </w:r>
          </w:p>
        </w:tc>
        <w:tc>
          <w:tcPr>
            <w:tcW w:w="1523" w:type="dxa"/>
            <w:tcBorders>
              <w:top w:val="nil"/>
              <w:left w:val="nil"/>
              <w:bottom w:val="nil"/>
              <w:right w:val="nil"/>
            </w:tcBorders>
            <w:shd w:val="clear" w:color="auto" w:fill="auto"/>
            <w:noWrap/>
            <w:vAlign w:val="center"/>
            <w:hideMark/>
          </w:tcPr>
          <w:p w14:paraId="7A758B4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124</w:t>
            </w:r>
          </w:p>
        </w:tc>
        <w:tc>
          <w:tcPr>
            <w:tcW w:w="1523" w:type="dxa"/>
            <w:tcBorders>
              <w:top w:val="nil"/>
              <w:left w:val="nil"/>
              <w:bottom w:val="nil"/>
              <w:right w:val="nil"/>
            </w:tcBorders>
            <w:shd w:val="clear" w:color="auto" w:fill="auto"/>
            <w:noWrap/>
            <w:vAlign w:val="center"/>
            <w:hideMark/>
          </w:tcPr>
          <w:p w14:paraId="0A6E587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85</w:t>
            </w:r>
          </w:p>
        </w:tc>
        <w:tc>
          <w:tcPr>
            <w:tcW w:w="1527" w:type="dxa"/>
            <w:tcBorders>
              <w:top w:val="nil"/>
              <w:left w:val="nil"/>
              <w:bottom w:val="nil"/>
              <w:right w:val="nil"/>
            </w:tcBorders>
            <w:shd w:val="clear" w:color="auto" w:fill="auto"/>
            <w:noWrap/>
            <w:vAlign w:val="center"/>
            <w:hideMark/>
          </w:tcPr>
          <w:p w14:paraId="46440C4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r>
      <w:tr w:rsidR="001769E1" w:rsidRPr="001769E1" w14:paraId="31BA7C6F" w14:textId="77777777" w:rsidTr="001769E1">
        <w:trPr>
          <w:trHeight w:val="276"/>
        </w:trPr>
        <w:tc>
          <w:tcPr>
            <w:tcW w:w="1523" w:type="dxa"/>
            <w:tcBorders>
              <w:top w:val="nil"/>
              <w:left w:val="nil"/>
              <w:bottom w:val="nil"/>
              <w:right w:val="nil"/>
            </w:tcBorders>
            <w:shd w:val="clear" w:color="auto" w:fill="auto"/>
            <w:noWrap/>
            <w:vAlign w:val="center"/>
            <w:hideMark/>
          </w:tcPr>
          <w:p w14:paraId="3D3F71E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2000</w:t>
            </w:r>
          </w:p>
        </w:tc>
        <w:tc>
          <w:tcPr>
            <w:tcW w:w="1523" w:type="dxa"/>
            <w:tcBorders>
              <w:top w:val="nil"/>
              <w:left w:val="nil"/>
              <w:bottom w:val="nil"/>
              <w:right w:val="nil"/>
            </w:tcBorders>
            <w:shd w:val="clear" w:color="auto" w:fill="auto"/>
            <w:noWrap/>
            <w:vAlign w:val="center"/>
            <w:hideMark/>
          </w:tcPr>
          <w:p w14:paraId="46014C0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c>
          <w:tcPr>
            <w:tcW w:w="1523" w:type="dxa"/>
            <w:tcBorders>
              <w:top w:val="nil"/>
              <w:left w:val="nil"/>
              <w:bottom w:val="nil"/>
              <w:right w:val="nil"/>
            </w:tcBorders>
            <w:shd w:val="clear" w:color="auto" w:fill="auto"/>
            <w:noWrap/>
            <w:vAlign w:val="center"/>
            <w:hideMark/>
          </w:tcPr>
          <w:p w14:paraId="3ACEDA0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76</w:t>
            </w:r>
          </w:p>
        </w:tc>
        <w:tc>
          <w:tcPr>
            <w:tcW w:w="1523" w:type="dxa"/>
            <w:tcBorders>
              <w:top w:val="nil"/>
              <w:left w:val="nil"/>
              <w:bottom w:val="nil"/>
              <w:right w:val="nil"/>
            </w:tcBorders>
            <w:shd w:val="clear" w:color="auto" w:fill="auto"/>
            <w:noWrap/>
            <w:vAlign w:val="center"/>
            <w:hideMark/>
          </w:tcPr>
          <w:p w14:paraId="2C8FE3F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129</w:t>
            </w:r>
          </w:p>
        </w:tc>
        <w:tc>
          <w:tcPr>
            <w:tcW w:w="1523" w:type="dxa"/>
            <w:tcBorders>
              <w:top w:val="nil"/>
              <w:left w:val="nil"/>
              <w:bottom w:val="nil"/>
              <w:right w:val="nil"/>
            </w:tcBorders>
            <w:shd w:val="clear" w:color="auto" w:fill="auto"/>
            <w:noWrap/>
            <w:vAlign w:val="center"/>
            <w:hideMark/>
          </w:tcPr>
          <w:p w14:paraId="272939E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100</w:t>
            </w:r>
          </w:p>
        </w:tc>
        <w:tc>
          <w:tcPr>
            <w:tcW w:w="1527" w:type="dxa"/>
            <w:tcBorders>
              <w:top w:val="nil"/>
              <w:left w:val="nil"/>
              <w:bottom w:val="nil"/>
              <w:right w:val="nil"/>
            </w:tcBorders>
            <w:shd w:val="clear" w:color="auto" w:fill="auto"/>
            <w:noWrap/>
            <w:vAlign w:val="center"/>
            <w:hideMark/>
          </w:tcPr>
          <w:p w14:paraId="739EE4C0"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r>
      <w:tr w:rsidR="001769E1" w:rsidRPr="001769E1" w14:paraId="06B5B6E1" w14:textId="77777777" w:rsidTr="001769E1">
        <w:trPr>
          <w:trHeight w:val="276"/>
        </w:trPr>
        <w:tc>
          <w:tcPr>
            <w:tcW w:w="1523" w:type="dxa"/>
            <w:tcBorders>
              <w:top w:val="nil"/>
              <w:left w:val="nil"/>
              <w:bottom w:val="nil"/>
              <w:right w:val="nil"/>
            </w:tcBorders>
            <w:shd w:val="clear" w:color="auto" w:fill="auto"/>
            <w:noWrap/>
            <w:vAlign w:val="center"/>
            <w:hideMark/>
          </w:tcPr>
          <w:p w14:paraId="5A446A5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2001</w:t>
            </w:r>
          </w:p>
        </w:tc>
        <w:tc>
          <w:tcPr>
            <w:tcW w:w="1523" w:type="dxa"/>
            <w:tcBorders>
              <w:top w:val="nil"/>
              <w:left w:val="nil"/>
              <w:bottom w:val="nil"/>
              <w:right w:val="nil"/>
            </w:tcBorders>
            <w:shd w:val="clear" w:color="auto" w:fill="auto"/>
            <w:noWrap/>
            <w:vAlign w:val="center"/>
            <w:hideMark/>
          </w:tcPr>
          <w:p w14:paraId="0DB0786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4607D75E"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68</w:t>
            </w:r>
          </w:p>
        </w:tc>
        <w:tc>
          <w:tcPr>
            <w:tcW w:w="1523" w:type="dxa"/>
            <w:tcBorders>
              <w:top w:val="nil"/>
              <w:left w:val="nil"/>
              <w:bottom w:val="nil"/>
              <w:right w:val="nil"/>
            </w:tcBorders>
            <w:shd w:val="clear" w:color="auto" w:fill="auto"/>
            <w:noWrap/>
            <w:vAlign w:val="center"/>
            <w:hideMark/>
          </w:tcPr>
          <w:p w14:paraId="35DE03B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138</w:t>
            </w:r>
          </w:p>
        </w:tc>
        <w:tc>
          <w:tcPr>
            <w:tcW w:w="1523" w:type="dxa"/>
            <w:tcBorders>
              <w:top w:val="nil"/>
              <w:left w:val="nil"/>
              <w:bottom w:val="nil"/>
              <w:right w:val="nil"/>
            </w:tcBorders>
            <w:shd w:val="clear" w:color="auto" w:fill="auto"/>
            <w:noWrap/>
            <w:vAlign w:val="center"/>
            <w:hideMark/>
          </w:tcPr>
          <w:p w14:paraId="21418A2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127</w:t>
            </w:r>
          </w:p>
        </w:tc>
        <w:tc>
          <w:tcPr>
            <w:tcW w:w="1527" w:type="dxa"/>
            <w:tcBorders>
              <w:top w:val="nil"/>
              <w:left w:val="nil"/>
              <w:bottom w:val="nil"/>
              <w:right w:val="nil"/>
            </w:tcBorders>
            <w:shd w:val="clear" w:color="auto" w:fill="auto"/>
            <w:noWrap/>
            <w:vAlign w:val="center"/>
            <w:hideMark/>
          </w:tcPr>
          <w:p w14:paraId="6A5CD71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52</w:t>
            </w:r>
          </w:p>
        </w:tc>
      </w:tr>
      <w:tr w:rsidR="001769E1" w:rsidRPr="001769E1" w14:paraId="3FE73A03" w14:textId="77777777" w:rsidTr="001769E1">
        <w:trPr>
          <w:trHeight w:val="276"/>
        </w:trPr>
        <w:tc>
          <w:tcPr>
            <w:tcW w:w="1523" w:type="dxa"/>
            <w:tcBorders>
              <w:top w:val="nil"/>
              <w:left w:val="nil"/>
              <w:bottom w:val="nil"/>
              <w:right w:val="nil"/>
            </w:tcBorders>
            <w:shd w:val="clear" w:color="auto" w:fill="auto"/>
            <w:noWrap/>
            <w:vAlign w:val="center"/>
            <w:hideMark/>
          </w:tcPr>
          <w:p w14:paraId="0435777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2002</w:t>
            </w:r>
          </w:p>
        </w:tc>
        <w:tc>
          <w:tcPr>
            <w:tcW w:w="1523" w:type="dxa"/>
            <w:tcBorders>
              <w:top w:val="nil"/>
              <w:left w:val="nil"/>
              <w:bottom w:val="nil"/>
              <w:right w:val="nil"/>
            </w:tcBorders>
            <w:shd w:val="clear" w:color="auto" w:fill="auto"/>
            <w:noWrap/>
            <w:vAlign w:val="center"/>
            <w:hideMark/>
          </w:tcPr>
          <w:p w14:paraId="1234934E"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38</w:t>
            </w:r>
          </w:p>
        </w:tc>
        <w:tc>
          <w:tcPr>
            <w:tcW w:w="1523" w:type="dxa"/>
            <w:tcBorders>
              <w:top w:val="nil"/>
              <w:left w:val="nil"/>
              <w:bottom w:val="nil"/>
              <w:right w:val="nil"/>
            </w:tcBorders>
            <w:shd w:val="clear" w:color="auto" w:fill="auto"/>
            <w:noWrap/>
            <w:vAlign w:val="center"/>
            <w:hideMark/>
          </w:tcPr>
          <w:p w14:paraId="0603DBF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72</w:t>
            </w:r>
          </w:p>
        </w:tc>
        <w:tc>
          <w:tcPr>
            <w:tcW w:w="1523" w:type="dxa"/>
            <w:tcBorders>
              <w:top w:val="nil"/>
              <w:left w:val="nil"/>
              <w:bottom w:val="nil"/>
              <w:right w:val="nil"/>
            </w:tcBorders>
            <w:shd w:val="clear" w:color="auto" w:fill="auto"/>
            <w:noWrap/>
            <w:vAlign w:val="center"/>
            <w:hideMark/>
          </w:tcPr>
          <w:p w14:paraId="5D1AA19E"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144</w:t>
            </w:r>
          </w:p>
        </w:tc>
        <w:tc>
          <w:tcPr>
            <w:tcW w:w="1523" w:type="dxa"/>
            <w:tcBorders>
              <w:top w:val="nil"/>
              <w:left w:val="nil"/>
              <w:bottom w:val="nil"/>
              <w:right w:val="nil"/>
            </w:tcBorders>
            <w:shd w:val="clear" w:color="auto" w:fill="auto"/>
            <w:noWrap/>
            <w:vAlign w:val="center"/>
            <w:hideMark/>
          </w:tcPr>
          <w:p w14:paraId="61B7132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108</w:t>
            </w:r>
          </w:p>
        </w:tc>
        <w:tc>
          <w:tcPr>
            <w:tcW w:w="1527" w:type="dxa"/>
            <w:tcBorders>
              <w:top w:val="nil"/>
              <w:left w:val="nil"/>
              <w:bottom w:val="nil"/>
              <w:right w:val="nil"/>
            </w:tcBorders>
            <w:shd w:val="clear" w:color="auto" w:fill="auto"/>
            <w:noWrap/>
            <w:vAlign w:val="center"/>
            <w:hideMark/>
          </w:tcPr>
          <w:p w14:paraId="4766701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50</w:t>
            </w:r>
          </w:p>
        </w:tc>
      </w:tr>
      <w:tr w:rsidR="001769E1" w:rsidRPr="001769E1" w14:paraId="603A9111" w14:textId="77777777" w:rsidTr="001769E1">
        <w:trPr>
          <w:trHeight w:val="276"/>
        </w:trPr>
        <w:tc>
          <w:tcPr>
            <w:tcW w:w="1523" w:type="dxa"/>
            <w:tcBorders>
              <w:top w:val="nil"/>
              <w:left w:val="nil"/>
              <w:bottom w:val="nil"/>
              <w:right w:val="nil"/>
            </w:tcBorders>
            <w:shd w:val="clear" w:color="auto" w:fill="auto"/>
            <w:noWrap/>
            <w:vAlign w:val="center"/>
            <w:hideMark/>
          </w:tcPr>
          <w:p w14:paraId="24A9512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2003</w:t>
            </w:r>
          </w:p>
        </w:tc>
        <w:tc>
          <w:tcPr>
            <w:tcW w:w="1523" w:type="dxa"/>
            <w:tcBorders>
              <w:top w:val="nil"/>
              <w:left w:val="nil"/>
              <w:bottom w:val="nil"/>
              <w:right w:val="nil"/>
            </w:tcBorders>
            <w:shd w:val="clear" w:color="auto" w:fill="auto"/>
            <w:noWrap/>
            <w:vAlign w:val="center"/>
            <w:hideMark/>
          </w:tcPr>
          <w:p w14:paraId="0E9AB9E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60DBAFD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68</w:t>
            </w:r>
          </w:p>
        </w:tc>
        <w:tc>
          <w:tcPr>
            <w:tcW w:w="1523" w:type="dxa"/>
            <w:tcBorders>
              <w:top w:val="nil"/>
              <w:left w:val="nil"/>
              <w:bottom w:val="nil"/>
              <w:right w:val="nil"/>
            </w:tcBorders>
            <w:shd w:val="clear" w:color="auto" w:fill="auto"/>
            <w:noWrap/>
            <w:vAlign w:val="center"/>
            <w:hideMark/>
          </w:tcPr>
          <w:p w14:paraId="66F660F0"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147</w:t>
            </w:r>
          </w:p>
        </w:tc>
        <w:tc>
          <w:tcPr>
            <w:tcW w:w="1523" w:type="dxa"/>
            <w:tcBorders>
              <w:top w:val="nil"/>
              <w:left w:val="nil"/>
              <w:bottom w:val="nil"/>
              <w:right w:val="nil"/>
            </w:tcBorders>
            <w:shd w:val="clear" w:color="auto" w:fill="auto"/>
            <w:noWrap/>
            <w:vAlign w:val="center"/>
            <w:hideMark/>
          </w:tcPr>
          <w:p w14:paraId="14F1C51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101</w:t>
            </w:r>
          </w:p>
        </w:tc>
        <w:tc>
          <w:tcPr>
            <w:tcW w:w="1527" w:type="dxa"/>
            <w:tcBorders>
              <w:top w:val="nil"/>
              <w:left w:val="nil"/>
              <w:bottom w:val="nil"/>
              <w:right w:val="nil"/>
            </w:tcBorders>
            <w:shd w:val="clear" w:color="auto" w:fill="auto"/>
            <w:noWrap/>
            <w:vAlign w:val="center"/>
            <w:hideMark/>
          </w:tcPr>
          <w:p w14:paraId="1A23888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53</w:t>
            </w:r>
          </w:p>
        </w:tc>
      </w:tr>
      <w:tr w:rsidR="001769E1" w:rsidRPr="001769E1" w14:paraId="62E4FC81" w14:textId="77777777" w:rsidTr="001769E1">
        <w:trPr>
          <w:trHeight w:val="276"/>
        </w:trPr>
        <w:tc>
          <w:tcPr>
            <w:tcW w:w="1523" w:type="dxa"/>
            <w:tcBorders>
              <w:top w:val="nil"/>
              <w:left w:val="nil"/>
              <w:bottom w:val="nil"/>
              <w:right w:val="nil"/>
            </w:tcBorders>
            <w:shd w:val="clear" w:color="auto" w:fill="auto"/>
            <w:noWrap/>
            <w:vAlign w:val="center"/>
            <w:hideMark/>
          </w:tcPr>
          <w:p w14:paraId="41DC1F1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2004</w:t>
            </w:r>
          </w:p>
        </w:tc>
        <w:tc>
          <w:tcPr>
            <w:tcW w:w="1523" w:type="dxa"/>
            <w:tcBorders>
              <w:top w:val="nil"/>
              <w:left w:val="nil"/>
              <w:bottom w:val="nil"/>
              <w:right w:val="nil"/>
            </w:tcBorders>
            <w:shd w:val="clear" w:color="auto" w:fill="auto"/>
            <w:noWrap/>
            <w:vAlign w:val="center"/>
            <w:hideMark/>
          </w:tcPr>
          <w:p w14:paraId="34A11D4E"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23EE076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66</w:t>
            </w:r>
          </w:p>
        </w:tc>
        <w:tc>
          <w:tcPr>
            <w:tcW w:w="1523" w:type="dxa"/>
            <w:tcBorders>
              <w:top w:val="nil"/>
              <w:left w:val="nil"/>
              <w:bottom w:val="nil"/>
              <w:right w:val="nil"/>
            </w:tcBorders>
            <w:shd w:val="clear" w:color="auto" w:fill="auto"/>
            <w:noWrap/>
            <w:vAlign w:val="center"/>
            <w:hideMark/>
          </w:tcPr>
          <w:p w14:paraId="7D9F2B5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132</w:t>
            </w:r>
          </w:p>
        </w:tc>
        <w:tc>
          <w:tcPr>
            <w:tcW w:w="1523" w:type="dxa"/>
            <w:tcBorders>
              <w:top w:val="nil"/>
              <w:left w:val="nil"/>
              <w:bottom w:val="nil"/>
              <w:right w:val="nil"/>
            </w:tcBorders>
            <w:shd w:val="clear" w:color="auto" w:fill="auto"/>
            <w:noWrap/>
            <w:vAlign w:val="center"/>
            <w:hideMark/>
          </w:tcPr>
          <w:p w14:paraId="5E4DE35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92</w:t>
            </w:r>
          </w:p>
        </w:tc>
        <w:tc>
          <w:tcPr>
            <w:tcW w:w="1527" w:type="dxa"/>
            <w:tcBorders>
              <w:top w:val="nil"/>
              <w:left w:val="nil"/>
              <w:bottom w:val="nil"/>
              <w:right w:val="nil"/>
            </w:tcBorders>
            <w:shd w:val="clear" w:color="auto" w:fill="auto"/>
            <w:noWrap/>
            <w:vAlign w:val="center"/>
            <w:hideMark/>
          </w:tcPr>
          <w:p w14:paraId="6D1893A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40</w:t>
            </w:r>
          </w:p>
        </w:tc>
      </w:tr>
      <w:tr w:rsidR="001769E1" w:rsidRPr="001769E1" w14:paraId="43FAD18E" w14:textId="77777777" w:rsidTr="001769E1">
        <w:trPr>
          <w:trHeight w:val="276"/>
        </w:trPr>
        <w:tc>
          <w:tcPr>
            <w:tcW w:w="1523" w:type="dxa"/>
            <w:tcBorders>
              <w:top w:val="nil"/>
              <w:left w:val="nil"/>
              <w:bottom w:val="nil"/>
              <w:right w:val="nil"/>
            </w:tcBorders>
            <w:shd w:val="clear" w:color="auto" w:fill="auto"/>
            <w:noWrap/>
            <w:vAlign w:val="center"/>
            <w:hideMark/>
          </w:tcPr>
          <w:p w14:paraId="05B7B98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2005</w:t>
            </w:r>
          </w:p>
        </w:tc>
        <w:tc>
          <w:tcPr>
            <w:tcW w:w="1523" w:type="dxa"/>
            <w:tcBorders>
              <w:top w:val="nil"/>
              <w:left w:val="nil"/>
              <w:bottom w:val="nil"/>
              <w:right w:val="nil"/>
            </w:tcBorders>
            <w:shd w:val="clear" w:color="auto" w:fill="auto"/>
            <w:noWrap/>
            <w:vAlign w:val="center"/>
            <w:hideMark/>
          </w:tcPr>
          <w:p w14:paraId="74545F2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63D269F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72</w:t>
            </w:r>
          </w:p>
        </w:tc>
        <w:tc>
          <w:tcPr>
            <w:tcW w:w="1523" w:type="dxa"/>
            <w:tcBorders>
              <w:top w:val="nil"/>
              <w:left w:val="nil"/>
              <w:bottom w:val="nil"/>
              <w:right w:val="nil"/>
            </w:tcBorders>
            <w:shd w:val="clear" w:color="auto" w:fill="auto"/>
            <w:noWrap/>
            <w:vAlign w:val="center"/>
            <w:hideMark/>
          </w:tcPr>
          <w:p w14:paraId="1A377DF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136</w:t>
            </w:r>
          </w:p>
        </w:tc>
        <w:tc>
          <w:tcPr>
            <w:tcW w:w="1523" w:type="dxa"/>
            <w:tcBorders>
              <w:top w:val="nil"/>
              <w:left w:val="nil"/>
              <w:bottom w:val="nil"/>
              <w:right w:val="nil"/>
            </w:tcBorders>
            <w:shd w:val="clear" w:color="auto" w:fill="auto"/>
            <w:noWrap/>
            <w:vAlign w:val="center"/>
            <w:hideMark/>
          </w:tcPr>
          <w:p w14:paraId="5DE7919E"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95</w:t>
            </w:r>
          </w:p>
        </w:tc>
        <w:tc>
          <w:tcPr>
            <w:tcW w:w="1527" w:type="dxa"/>
            <w:tcBorders>
              <w:top w:val="nil"/>
              <w:left w:val="nil"/>
              <w:bottom w:val="nil"/>
              <w:right w:val="nil"/>
            </w:tcBorders>
            <w:shd w:val="clear" w:color="auto" w:fill="auto"/>
            <w:noWrap/>
            <w:vAlign w:val="center"/>
            <w:hideMark/>
          </w:tcPr>
          <w:p w14:paraId="17CA390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42</w:t>
            </w:r>
          </w:p>
        </w:tc>
      </w:tr>
      <w:tr w:rsidR="001769E1" w:rsidRPr="001769E1" w14:paraId="5071D00B" w14:textId="77777777" w:rsidTr="001769E1">
        <w:trPr>
          <w:trHeight w:val="276"/>
        </w:trPr>
        <w:tc>
          <w:tcPr>
            <w:tcW w:w="1523" w:type="dxa"/>
            <w:tcBorders>
              <w:top w:val="nil"/>
              <w:left w:val="nil"/>
              <w:bottom w:val="nil"/>
              <w:right w:val="nil"/>
            </w:tcBorders>
            <w:shd w:val="clear" w:color="auto" w:fill="auto"/>
            <w:noWrap/>
            <w:vAlign w:val="center"/>
            <w:hideMark/>
          </w:tcPr>
          <w:p w14:paraId="084612C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2006</w:t>
            </w:r>
          </w:p>
        </w:tc>
        <w:tc>
          <w:tcPr>
            <w:tcW w:w="1523" w:type="dxa"/>
            <w:tcBorders>
              <w:top w:val="nil"/>
              <w:left w:val="nil"/>
              <w:bottom w:val="nil"/>
              <w:right w:val="nil"/>
            </w:tcBorders>
            <w:shd w:val="clear" w:color="auto" w:fill="auto"/>
            <w:noWrap/>
            <w:vAlign w:val="center"/>
            <w:hideMark/>
          </w:tcPr>
          <w:p w14:paraId="034AF5C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6DC3571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64</w:t>
            </w:r>
          </w:p>
        </w:tc>
        <w:tc>
          <w:tcPr>
            <w:tcW w:w="1523" w:type="dxa"/>
            <w:tcBorders>
              <w:top w:val="nil"/>
              <w:left w:val="nil"/>
              <w:bottom w:val="nil"/>
              <w:right w:val="nil"/>
            </w:tcBorders>
            <w:shd w:val="clear" w:color="auto" w:fill="auto"/>
            <w:noWrap/>
            <w:vAlign w:val="center"/>
            <w:hideMark/>
          </w:tcPr>
          <w:p w14:paraId="79F1D77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139</w:t>
            </w:r>
          </w:p>
        </w:tc>
        <w:tc>
          <w:tcPr>
            <w:tcW w:w="1523" w:type="dxa"/>
            <w:tcBorders>
              <w:top w:val="nil"/>
              <w:left w:val="nil"/>
              <w:bottom w:val="nil"/>
              <w:right w:val="nil"/>
            </w:tcBorders>
            <w:shd w:val="clear" w:color="auto" w:fill="auto"/>
            <w:noWrap/>
            <w:vAlign w:val="center"/>
            <w:hideMark/>
          </w:tcPr>
          <w:p w14:paraId="4DE4D32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96</w:t>
            </w:r>
          </w:p>
        </w:tc>
        <w:tc>
          <w:tcPr>
            <w:tcW w:w="1527" w:type="dxa"/>
            <w:tcBorders>
              <w:top w:val="nil"/>
              <w:left w:val="nil"/>
              <w:bottom w:val="nil"/>
              <w:right w:val="nil"/>
            </w:tcBorders>
            <w:shd w:val="clear" w:color="auto" w:fill="auto"/>
            <w:noWrap/>
            <w:vAlign w:val="center"/>
            <w:hideMark/>
          </w:tcPr>
          <w:p w14:paraId="5E85DCB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38</w:t>
            </w:r>
          </w:p>
        </w:tc>
      </w:tr>
      <w:tr w:rsidR="001769E1" w:rsidRPr="001769E1" w14:paraId="63F1CF77" w14:textId="77777777" w:rsidTr="001769E1">
        <w:trPr>
          <w:trHeight w:val="276"/>
        </w:trPr>
        <w:tc>
          <w:tcPr>
            <w:tcW w:w="1523" w:type="dxa"/>
            <w:tcBorders>
              <w:top w:val="nil"/>
              <w:left w:val="nil"/>
              <w:bottom w:val="nil"/>
              <w:right w:val="nil"/>
            </w:tcBorders>
            <w:shd w:val="clear" w:color="auto" w:fill="auto"/>
            <w:noWrap/>
            <w:vAlign w:val="center"/>
            <w:hideMark/>
          </w:tcPr>
          <w:p w14:paraId="3947153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2007</w:t>
            </w:r>
          </w:p>
        </w:tc>
        <w:tc>
          <w:tcPr>
            <w:tcW w:w="1523" w:type="dxa"/>
            <w:tcBorders>
              <w:top w:val="nil"/>
              <w:left w:val="nil"/>
              <w:bottom w:val="nil"/>
              <w:right w:val="nil"/>
            </w:tcBorders>
            <w:shd w:val="clear" w:color="auto" w:fill="auto"/>
            <w:noWrap/>
            <w:vAlign w:val="center"/>
            <w:hideMark/>
          </w:tcPr>
          <w:p w14:paraId="77064D1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47C8C20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61</w:t>
            </w:r>
          </w:p>
        </w:tc>
        <w:tc>
          <w:tcPr>
            <w:tcW w:w="1523" w:type="dxa"/>
            <w:tcBorders>
              <w:top w:val="nil"/>
              <w:left w:val="nil"/>
              <w:bottom w:val="nil"/>
              <w:right w:val="nil"/>
            </w:tcBorders>
            <w:shd w:val="clear" w:color="auto" w:fill="auto"/>
            <w:noWrap/>
            <w:vAlign w:val="center"/>
            <w:hideMark/>
          </w:tcPr>
          <w:p w14:paraId="7BC8497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122</w:t>
            </w:r>
          </w:p>
        </w:tc>
        <w:tc>
          <w:tcPr>
            <w:tcW w:w="1523" w:type="dxa"/>
            <w:tcBorders>
              <w:top w:val="nil"/>
              <w:left w:val="nil"/>
              <w:bottom w:val="nil"/>
              <w:right w:val="nil"/>
            </w:tcBorders>
            <w:shd w:val="clear" w:color="auto" w:fill="auto"/>
            <w:noWrap/>
            <w:vAlign w:val="center"/>
            <w:hideMark/>
          </w:tcPr>
          <w:p w14:paraId="4DB6C8D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91</w:t>
            </w:r>
          </w:p>
        </w:tc>
        <w:tc>
          <w:tcPr>
            <w:tcW w:w="1527" w:type="dxa"/>
            <w:tcBorders>
              <w:top w:val="nil"/>
              <w:left w:val="nil"/>
              <w:bottom w:val="nil"/>
              <w:right w:val="nil"/>
            </w:tcBorders>
            <w:shd w:val="clear" w:color="auto" w:fill="auto"/>
            <w:noWrap/>
            <w:vAlign w:val="center"/>
            <w:hideMark/>
          </w:tcPr>
          <w:p w14:paraId="7844014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r>
      <w:tr w:rsidR="001769E1" w:rsidRPr="001769E1" w14:paraId="29DBAF8E" w14:textId="77777777" w:rsidTr="001769E1">
        <w:trPr>
          <w:trHeight w:val="276"/>
        </w:trPr>
        <w:tc>
          <w:tcPr>
            <w:tcW w:w="1523" w:type="dxa"/>
            <w:tcBorders>
              <w:top w:val="nil"/>
              <w:left w:val="nil"/>
              <w:bottom w:val="nil"/>
              <w:right w:val="nil"/>
            </w:tcBorders>
            <w:shd w:val="clear" w:color="auto" w:fill="auto"/>
            <w:noWrap/>
            <w:vAlign w:val="center"/>
            <w:hideMark/>
          </w:tcPr>
          <w:p w14:paraId="4EB0FDF1"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2008</w:t>
            </w:r>
          </w:p>
        </w:tc>
        <w:tc>
          <w:tcPr>
            <w:tcW w:w="1523" w:type="dxa"/>
            <w:tcBorders>
              <w:top w:val="nil"/>
              <w:left w:val="nil"/>
              <w:bottom w:val="nil"/>
              <w:right w:val="nil"/>
            </w:tcBorders>
            <w:shd w:val="clear" w:color="auto" w:fill="auto"/>
            <w:noWrap/>
            <w:vAlign w:val="center"/>
            <w:hideMark/>
          </w:tcPr>
          <w:p w14:paraId="770AEE1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795D365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67</w:t>
            </w:r>
          </w:p>
        </w:tc>
        <w:tc>
          <w:tcPr>
            <w:tcW w:w="1523" w:type="dxa"/>
            <w:tcBorders>
              <w:top w:val="nil"/>
              <w:left w:val="nil"/>
              <w:bottom w:val="nil"/>
              <w:right w:val="nil"/>
            </w:tcBorders>
            <w:shd w:val="clear" w:color="auto" w:fill="auto"/>
            <w:noWrap/>
            <w:vAlign w:val="center"/>
            <w:hideMark/>
          </w:tcPr>
          <w:p w14:paraId="07FA417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129</w:t>
            </w:r>
          </w:p>
        </w:tc>
        <w:tc>
          <w:tcPr>
            <w:tcW w:w="1523" w:type="dxa"/>
            <w:tcBorders>
              <w:top w:val="nil"/>
              <w:left w:val="nil"/>
              <w:bottom w:val="nil"/>
              <w:right w:val="nil"/>
            </w:tcBorders>
            <w:shd w:val="clear" w:color="auto" w:fill="auto"/>
            <w:noWrap/>
            <w:vAlign w:val="center"/>
            <w:hideMark/>
          </w:tcPr>
          <w:p w14:paraId="26ADF29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98</w:t>
            </w:r>
          </w:p>
        </w:tc>
        <w:tc>
          <w:tcPr>
            <w:tcW w:w="1527" w:type="dxa"/>
            <w:tcBorders>
              <w:top w:val="nil"/>
              <w:left w:val="nil"/>
              <w:bottom w:val="nil"/>
              <w:right w:val="nil"/>
            </w:tcBorders>
            <w:shd w:val="clear" w:color="auto" w:fill="auto"/>
            <w:noWrap/>
            <w:vAlign w:val="center"/>
            <w:hideMark/>
          </w:tcPr>
          <w:p w14:paraId="7A40FA9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33</w:t>
            </w:r>
          </w:p>
        </w:tc>
      </w:tr>
      <w:tr w:rsidR="001769E1" w:rsidRPr="001769E1" w14:paraId="2BD8E8B8" w14:textId="77777777" w:rsidTr="001769E1">
        <w:trPr>
          <w:trHeight w:val="276"/>
        </w:trPr>
        <w:tc>
          <w:tcPr>
            <w:tcW w:w="1523" w:type="dxa"/>
            <w:tcBorders>
              <w:top w:val="nil"/>
              <w:left w:val="nil"/>
              <w:bottom w:val="nil"/>
              <w:right w:val="nil"/>
            </w:tcBorders>
            <w:shd w:val="clear" w:color="auto" w:fill="auto"/>
            <w:noWrap/>
            <w:vAlign w:val="center"/>
            <w:hideMark/>
          </w:tcPr>
          <w:p w14:paraId="6BEAB5E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2009</w:t>
            </w:r>
          </w:p>
        </w:tc>
        <w:tc>
          <w:tcPr>
            <w:tcW w:w="1523" w:type="dxa"/>
            <w:tcBorders>
              <w:top w:val="nil"/>
              <w:left w:val="nil"/>
              <w:bottom w:val="nil"/>
              <w:right w:val="nil"/>
            </w:tcBorders>
            <w:shd w:val="clear" w:color="auto" w:fill="auto"/>
            <w:noWrap/>
            <w:vAlign w:val="center"/>
            <w:hideMark/>
          </w:tcPr>
          <w:p w14:paraId="265208A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3423F56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70</w:t>
            </w:r>
          </w:p>
        </w:tc>
        <w:tc>
          <w:tcPr>
            <w:tcW w:w="1523" w:type="dxa"/>
            <w:tcBorders>
              <w:top w:val="nil"/>
              <w:left w:val="nil"/>
              <w:bottom w:val="nil"/>
              <w:right w:val="nil"/>
            </w:tcBorders>
            <w:shd w:val="clear" w:color="auto" w:fill="auto"/>
            <w:noWrap/>
            <w:vAlign w:val="center"/>
            <w:hideMark/>
          </w:tcPr>
          <w:p w14:paraId="628AED8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129</w:t>
            </w:r>
          </w:p>
        </w:tc>
        <w:tc>
          <w:tcPr>
            <w:tcW w:w="1523" w:type="dxa"/>
            <w:tcBorders>
              <w:top w:val="nil"/>
              <w:left w:val="nil"/>
              <w:bottom w:val="nil"/>
              <w:right w:val="nil"/>
            </w:tcBorders>
            <w:shd w:val="clear" w:color="auto" w:fill="auto"/>
            <w:noWrap/>
            <w:vAlign w:val="center"/>
            <w:hideMark/>
          </w:tcPr>
          <w:p w14:paraId="06C71DD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97</w:t>
            </w:r>
          </w:p>
        </w:tc>
        <w:tc>
          <w:tcPr>
            <w:tcW w:w="1527" w:type="dxa"/>
            <w:tcBorders>
              <w:top w:val="nil"/>
              <w:left w:val="nil"/>
              <w:bottom w:val="nil"/>
              <w:right w:val="nil"/>
            </w:tcBorders>
            <w:shd w:val="clear" w:color="auto" w:fill="auto"/>
            <w:noWrap/>
            <w:vAlign w:val="center"/>
            <w:hideMark/>
          </w:tcPr>
          <w:p w14:paraId="1FD0E47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r>
      <w:tr w:rsidR="001769E1" w:rsidRPr="001769E1" w14:paraId="695D682E" w14:textId="77777777" w:rsidTr="001769E1">
        <w:trPr>
          <w:trHeight w:val="276"/>
        </w:trPr>
        <w:tc>
          <w:tcPr>
            <w:tcW w:w="1523" w:type="dxa"/>
            <w:tcBorders>
              <w:top w:val="nil"/>
              <w:left w:val="nil"/>
              <w:bottom w:val="nil"/>
              <w:right w:val="nil"/>
            </w:tcBorders>
            <w:shd w:val="clear" w:color="auto" w:fill="auto"/>
            <w:noWrap/>
            <w:vAlign w:val="center"/>
            <w:hideMark/>
          </w:tcPr>
          <w:p w14:paraId="3B64A59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2010</w:t>
            </w:r>
          </w:p>
        </w:tc>
        <w:tc>
          <w:tcPr>
            <w:tcW w:w="1523" w:type="dxa"/>
            <w:tcBorders>
              <w:top w:val="nil"/>
              <w:left w:val="nil"/>
              <w:bottom w:val="nil"/>
              <w:right w:val="nil"/>
            </w:tcBorders>
            <w:shd w:val="clear" w:color="auto" w:fill="auto"/>
            <w:noWrap/>
            <w:vAlign w:val="center"/>
            <w:hideMark/>
          </w:tcPr>
          <w:p w14:paraId="1F32A93E"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c>
          <w:tcPr>
            <w:tcW w:w="1523" w:type="dxa"/>
            <w:tcBorders>
              <w:top w:val="nil"/>
              <w:left w:val="nil"/>
              <w:bottom w:val="nil"/>
              <w:right w:val="nil"/>
            </w:tcBorders>
            <w:shd w:val="clear" w:color="auto" w:fill="auto"/>
            <w:noWrap/>
            <w:vAlign w:val="center"/>
            <w:hideMark/>
          </w:tcPr>
          <w:p w14:paraId="75937940"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66</w:t>
            </w:r>
          </w:p>
        </w:tc>
        <w:tc>
          <w:tcPr>
            <w:tcW w:w="1523" w:type="dxa"/>
            <w:tcBorders>
              <w:top w:val="nil"/>
              <w:left w:val="nil"/>
              <w:bottom w:val="nil"/>
              <w:right w:val="nil"/>
            </w:tcBorders>
            <w:shd w:val="clear" w:color="auto" w:fill="auto"/>
            <w:noWrap/>
            <w:vAlign w:val="center"/>
            <w:hideMark/>
          </w:tcPr>
          <w:p w14:paraId="359F824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136</w:t>
            </w:r>
          </w:p>
        </w:tc>
        <w:tc>
          <w:tcPr>
            <w:tcW w:w="1523" w:type="dxa"/>
            <w:tcBorders>
              <w:top w:val="nil"/>
              <w:left w:val="nil"/>
              <w:bottom w:val="nil"/>
              <w:right w:val="nil"/>
            </w:tcBorders>
            <w:shd w:val="clear" w:color="auto" w:fill="auto"/>
            <w:noWrap/>
            <w:vAlign w:val="center"/>
            <w:hideMark/>
          </w:tcPr>
          <w:p w14:paraId="4355217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99</w:t>
            </w:r>
          </w:p>
        </w:tc>
        <w:tc>
          <w:tcPr>
            <w:tcW w:w="1527" w:type="dxa"/>
            <w:tcBorders>
              <w:top w:val="nil"/>
              <w:left w:val="nil"/>
              <w:bottom w:val="nil"/>
              <w:right w:val="nil"/>
            </w:tcBorders>
            <w:shd w:val="clear" w:color="auto" w:fill="auto"/>
            <w:noWrap/>
            <w:vAlign w:val="center"/>
            <w:hideMark/>
          </w:tcPr>
          <w:p w14:paraId="33F216B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38</w:t>
            </w:r>
          </w:p>
        </w:tc>
      </w:tr>
      <w:tr w:rsidR="001769E1" w:rsidRPr="001769E1" w14:paraId="6EDA8621" w14:textId="77777777" w:rsidTr="001769E1">
        <w:trPr>
          <w:trHeight w:val="276"/>
        </w:trPr>
        <w:tc>
          <w:tcPr>
            <w:tcW w:w="1523" w:type="dxa"/>
            <w:tcBorders>
              <w:top w:val="nil"/>
              <w:left w:val="nil"/>
              <w:bottom w:val="nil"/>
              <w:right w:val="nil"/>
            </w:tcBorders>
            <w:shd w:val="clear" w:color="auto" w:fill="auto"/>
            <w:noWrap/>
            <w:vAlign w:val="center"/>
            <w:hideMark/>
          </w:tcPr>
          <w:p w14:paraId="3F728B6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2011</w:t>
            </w:r>
          </w:p>
        </w:tc>
        <w:tc>
          <w:tcPr>
            <w:tcW w:w="1523" w:type="dxa"/>
            <w:tcBorders>
              <w:top w:val="nil"/>
              <w:left w:val="nil"/>
              <w:bottom w:val="nil"/>
              <w:right w:val="nil"/>
            </w:tcBorders>
            <w:shd w:val="clear" w:color="auto" w:fill="auto"/>
            <w:noWrap/>
            <w:vAlign w:val="center"/>
            <w:hideMark/>
          </w:tcPr>
          <w:p w14:paraId="285B787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34</w:t>
            </w:r>
          </w:p>
        </w:tc>
        <w:tc>
          <w:tcPr>
            <w:tcW w:w="1523" w:type="dxa"/>
            <w:tcBorders>
              <w:top w:val="nil"/>
              <w:left w:val="nil"/>
              <w:bottom w:val="nil"/>
              <w:right w:val="nil"/>
            </w:tcBorders>
            <w:shd w:val="clear" w:color="auto" w:fill="auto"/>
            <w:noWrap/>
            <w:vAlign w:val="center"/>
            <w:hideMark/>
          </w:tcPr>
          <w:p w14:paraId="582A2D7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64</w:t>
            </w:r>
          </w:p>
        </w:tc>
        <w:tc>
          <w:tcPr>
            <w:tcW w:w="1523" w:type="dxa"/>
            <w:tcBorders>
              <w:top w:val="nil"/>
              <w:left w:val="nil"/>
              <w:bottom w:val="nil"/>
              <w:right w:val="nil"/>
            </w:tcBorders>
            <w:shd w:val="clear" w:color="auto" w:fill="auto"/>
            <w:noWrap/>
            <w:vAlign w:val="center"/>
            <w:hideMark/>
          </w:tcPr>
          <w:p w14:paraId="651F618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130</w:t>
            </w:r>
          </w:p>
        </w:tc>
        <w:tc>
          <w:tcPr>
            <w:tcW w:w="1523" w:type="dxa"/>
            <w:tcBorders>
              <w:top w:val="nil"/>
              <w:left w:val="nil"/>
              <w:bottom w:val="nil"/>
              <w:right w:val="nil"/>
            </w:tcBorders>
            <w:shd w:val="clear" w:color="auto" w:fill="auto"/>
            <w:noWrap/>
            <w:vAlign w:val="center"/>
            <w:hideMark/>
          </w:tcPr>
          <w:p w14:paraId="7FED91CB"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99</w:t>
            </w:r>
          </w:p>
        </w:tc>
        <w:tc>
          <w:tcPr>
            <w:tcW w:w="1527" w:type="dxa"/>
            <w:tcBorders>
              <w:top w:val="nil"/>
              <w:left w:val="nil"/>
              <w:bottom w:val="nil"/>
              <w:right w:val="nil"/>
            </w:tcBorders>
            <w:shd w:val="clear" w:color="auto" w:fill="auto"/>
            <w:noWrap/>
            <w:vAlign w:val="center"/>
            <w:hideMark/>
          </w:tcPr>
          <w:p w14:paraId="57FF0E7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38</w:t>
            </w:r>
          </w:p>
        </w:tc>
      </w:tr>
      <w:tr w:rsidR="001769E1" w:rsidRPr="001769E1" w14:paraId="2BA8A4B2" w14:textId="77777777" w:rsidTr="001769E1">
        <w:trPr>
          <w:trHeight w:val="276"/>
        </w:trPr>
        <w:tc>
          <w:tcPr>
            <w:tcW w:w="1523" w:type="dxa"/>
            <w:tcBorders>
              <w:top w:val="nil"/>
              <w:left w:val="nil"/>
              <w:bottom w:val="nil"/>
              <w:right w:val="nil"/>
            </w:tcBorders>
            <w:shd w:val="clear" w:color="auto" w:fill="auto"/>
            <w:noWrap/>
            <w:vAlign w:val="center"/>
            <w:hideMark/>
          </w:tcPr>
          <w:p w14:paraId="505881D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2012</w:t>
            </w:r>
          </w:p>
        </w:tc>
        <w:tc>
          <w:tcPr>
            <w:tcW w:w="1523" w:type="dxa"/>
            <w:tcBorders>
              <w:top w:val="nil"/>
              <w:left w:val="nil"/>
              <w:bottom w:val="nil"/>
              <w:right w:val="nil"/>
            </w:tcBorders>
            <w:shd w:val="clear" w:color="auto" w:fill="auto"/>
            <w:noWrap/>
            <w:vAlign w:val="center"/>
            <w:hideMark/>
          </w:tcPr>
          <w:p w14:paraId="6E7A1DF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5DDDBA5E"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64</w:t>
            </w:r>
          </w:p>
        </w:tc>
        <w:tc>
          <w:tcPr>
            <w:tcW w:w="1523" w:type="dxa"/>
            <w:tcBorders>
              <w:top w:val="nil"/>
              <w:left w:val="nil"/>
              <w:bottom w:val="nil"/>
              <w:right w:val="nil"/>
            </w:tcBorders>
            <w:shd w:val="clear" w:color="auto" w:fill="auto"/>
            <w:noWrap/>
            <w:vAlign w:val="center"/>
            <w:hideMark/>
          </w:tcPr>
          <w:p w14:paraId="1E43965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131</w:t>
            </w:r>
          </w:p>
        </w:tc>
        <w:tc>
          <w:tcPr>
            <w:tcW w:w="1523" w:type="dxa"/>
            <w:tcBorders>
              <w:top w:val="nil"/>
              <w:left w:val="nil"/>
              <w:bottom w:val="nil"/>
              <w:right w:val="nil"/>
            </w:tcBorders>
            <w:shd w:val="clear" w:color="auto" w:fill="auto"/>
            <w:noWrap/>
            <w:vAlign w:val="center"/>
            <w:hideMark/>
          </w:tcPr>
          <w:p w14:paraId="21EC756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88</w:t>
            </w:r>
          </w:p>
        </w:tc>
        <w:tc>
          <w:tcPr>
            <w:tcW w:w="1527" w:type="dxa"/>
            <w:tcBorders>
              <w:top w:val="nil"/>
              <w:left w:val="nil"/>
              <w:bottom w:val="nil"/>
              <w:right w:val="nil"/>
            </w:tcBorders>
            <w:shd w:val="clear" w:color="auto" w:fill="auto"/>
            <w:noWrap/>
            <w:vAlign w:val="center"/>
            <w:hideMark/>
          </w:tcPr>
          <w:p w14:paraId="0760E7C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r>
      <w:tr w:rsidR="001769E1" w:rsidRPr="001769E1" w14:paraId="1B111309" w14:textId="77777777" w:rsidTr="001769E1">
        <w:trPr>
          <w:trHeight w:val="276"/>
        </w:trPr>
        <w:tc>
          <w:tcPr>
            <w:tcW w:w="1523" w:type="dxa"/>
            <w:tcBorders>
              <w:top w:val="nil"/>
              <w:left w:val="nil"/>
              <w:bottom w:val="nil"/>
              <w:right w:val="nil"/>
            </w:tcBorders>
            <w:shd w:val="clear" w:color="auto" w:fill="auto"/>
            <w:noWrap/>
            <w:vAlign w:val="center"/>
            <w:hideMark/>
          </w:tcPr>
          <w:p w14:paraId="7FC30D9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2013</w:t>
            </w:r>
          </w:p>
        </w:tc>
        <w:tc>
          <w:tcPr>
            <w:tcW w:w="1523" w:type="dxa"/>
            <w:tcBorders>
              <w:top w:val="nil"/>
              <w:left w:val="nil"/>
              <w:bottom w:val="nil"/>
              <w:right w:val="nil"/>
            </w:tcBorders>
            <w:shd w:val="clear" w:color="auto" w:fill="auto"/>
            <w:noWrap/>
            <w:vAlign w:val="center"/>
            <w:hideMark/>
          </w:tcPr>
          <w:p w14:paraId="78EE2EC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6485741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63</w:t>
            </w:r>
          </w:p>
        </w:tc>
        <w:tc>
          <w:tcPr>
            <w:tcW w:w="1523" w:type="dxa"/>
            <w:tcBorders>
              <w:top w:val="nil"/>
              <w:left w:val="nil"/>
              <w:bottom w:val="nil"/>
              <w:right w:val="nil"/>
            </w:tcBorders>
            <w:shd w:val="clear" w:color="auto" w:fill="auto"/>
            <w:noWrap/>
            <w:vAlign w:val="center"/>
            <w:hideMark/>
          </w:tcPr>
          <w:p w14:paraId="6EC4650F"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129</w:t>
            </w:r>
          </w:p>
        </w:tc>
        <w:tc>
          <w:tcPr>
            <w:tcW w:w="1523" w:type="dxa"/>
            <w:tcBorders>
              <w:top w:val="nil"/>
              <w:left w:val="nil"/>
              <w:bottom w:val="nil"/>
              <w:right w:val="nil"/>
            </w:tcBorders>
            <w:shd w:val="clear" w:color="auto" w:fill="auto"/>
            <w:noWrap/>
            <w:vAlign w:val="center"/>
            <w:hideMark/>
          </w:tcPr>
          <w:p w14:paraId="7F65D93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86</w:t>
            </w:r>
          </w:p>
        </w:tc>
        <w:tc>
          <w:tcPr>
            <w:tcW w:w="1527" w:type="dxa"/>
            <w:tcBorders>
              <w:top w:val="nil"/>
              <w:left w:val="nil"/>
              <w:bottom w:val="nil"/>
              <w:right w:val="nil"/>
            </w:tcBorders>
            <w:shd w:val="clear" w:color="auto" w:fill="auto"/>
            <w:noWrap/>
            <w:vAlign w:val="center"/>
            <w:hideMark/>
          </w:tcPr>
          <w:p w14:paraId="014A50F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38</w:t>
            </w:r>
          </w:p>
        </w:tc>
      </w:tr>
      <w:tr w:rsidR="001769E1" w:rsidRPr="001769E1" w14:paraId="0483D721" w14:textId="77777777" w:rsidTr="001769E1">
        <w:trPr>
          <w:trHeight w:val="276"/>
        </w:trPr>
        <w:tc>
          <w:tcPr>
            <w:tcW w:w="1523" w:type="dxa"/>
            <w:tcBorders>
              <w:top w:val="nil"/>
              <w:left w:val="nil"/>
              <w:bottom w:val="nil"/>
              <w:right w:val="nil"/>
            </w:tcBorders>
            <w:shd w:val="clear" w:color="auto" w:fill="auto"/>
            <w:noWrap/>
            <w:vAlign w:val="center"/>
            <w:hideMark/>
          </w:tcPr>
          <w:p w14:paraId="79140B0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2014</w:t>
            </w:r>
          </w:p>
        </w:tc>
        <w:tc>
          <w:tcPr>
            <w:tcW w:w="1523" w:type="dxa"/>
            <w:tcBorders>
              <w:top w:val="nil"/>
              <w:left w:val="nil"/>
              <w:bottom w:val="nil"/>
              <w:right w:val="nil"/>
            </w:tcBorders>
            <w:shd w:val="clear" w:color="auto" w:fill="auto"/>
            <w:noWrap/>
            <w:vAlign w:val="center"/>
            <w:hideMark/>
          </w:tcPr>
          <w:p w14:paraId="10F8BB5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34</w:t>
            </w:r>
          </w:p>
        </w:tc>
        <w:tc>
          <w:tcPr>
            <w:tcW w:w="1523" w:type="dxa"/>
            <w:tcBorders>
              <w:top w:val="nil"/>
              <w:left w:val="nil"/>
              <w:bottom w:val="nil"/>
              <w:right w:val="nil"/>
            </w:tcBorders>
            <w:shd w:val="clear" w:color="auto" w:fill="auto"/>
            <w:noWrap/>
            <w:vAlign w:val="center"/>
            <w:hideMark/>
          </w:tcPr>
          <w:p w14:paraId="3137D119"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43</w:t>
            </w:r>
          </w:p>
        </w:tc>
        <w:tc>
          <w:tcPr>
            <w:tcW w:w="1523" w:type="dxa"/>
            <w:tcBorders>
              <w:top w:val="nil"/>
              <w:left w:val="nil"/>
              <w:bottom w:val="nil"/>
              <w:right w:val="nil"/>
            </w:tcBorders>
            <w:shd w:val="clear" w:color="auto" w:fill="auto"/>
            <w:noWrap/>
            <w:vAlign w:val="center"/>
            <w:hideMark/>
          </w:tcPr>
          <w:p w14:paraId="455D736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111</w:t>
            </w:r>
          </w:p>
        </w:tc>
        <w:tc>
          <w:tcPr>
            <w:tcW w:w="1523" w:type="dxa"/>
            <w:tcBorders>
              <w:top w:val="nil"/>
              <w:left w:val="nil"/>
              <w:bottom w:val="nil"/>
              <w:right w:val="nil"/>
            </w:tcBorders>
            <w:shd w:val="clear" w:color="auto" w:fill="auto"/>
            <w:noWrap/>
            <w:vAlign w:val="center"/>
            <w:hideMark/>
          </w:tcPr>
          <w:p w14:paraId="2D21805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81</w:t>
            </w:r>
          </w:p>
        </w:tc>
        <w:tc>
          <w:tcPr>
            <w:tcW w:w="1527" w:type="dxa"/>
            <w:tcBorders>
              <w:top w:val="nil"/>
              <w:left w:val="nil"/>
              <w:bottom w:val="nil"/>
              <w:right w:val="nil"/>
            </w:tcBorders>
            <w:shd w:val="clear" w:color="auto" w:fill="auto"/>
            <w:noWrap/>
            <w:vAlign w:val="center"/>
            <w:hideMark/>
          </w:tcPr>
          <w:p w14:paraId="7945C42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r>
      <w:tr w:rsidR="001769E1" w:rsidRPr="001769E1" w14:paraId="76C81C45" w14:textId="77777777" w:rsidTr="001769E1">
        <w:trPr>
          <w:trHeight w:val="276"/>
        </w:trPr>
        <w:tc>
          <w:tcPr>
            <w:tcW w:w="1523" w:type="dxa"/>
            <w:tcBorders>
              <w:top w:val="nil"/>
              <w:left w:val="nil"/>
              <w:bottom w:val="nil"/>
              <w:right w:val="nil"/>
            </w:tcBorders>
            <w:shd w:val="clear" w:color="auto" w:fill="auto"/>
            <w:noWrap/>
            <w:vAlign w:val="center"/>
            <w:hideMark/>
          </w:tcPr>
          <w:p w14:paraId="50E0CC4D"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2015</w:t>
            </w:r>
          </w:p>
        </w:tc>
        <w:tc>
          <w:tcPr>
            <w:tcW w:w="1523" w:type="dxa"/>
            <w:tcBorders>
              <w:top w:val="nil"/>
              <w:left w:val="nil"/>
              <w:bottom w:val="nil"/>
              <w:right w:val="nil"/>
            </w:tcBorders>
            <w:shd w:val="clear" w:color="auto" w:fill="auto"/>
            <w:noWrap/>
            <w:vAlign w:val="center"/>
            <w:hideMark/>
          </w:tcPr>
          <w:p w14:paraId="5B0A927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3FA1E008"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59</w:t>
            </w:r>
          </w:p>
        </w:tc>
        <w:tc>
          <w:tcPr>
            <w:tcW w:w="1523" w:type="dxa"/>
            <w:tcBorders>
              <w:top w:val="nil"/>
              <w:left w:val="nil"/>
              <w:bottom w:val="nil"/>
              <w:right w:val="nil"/>
            </w:tcBorders>
            <w:shd w:val="clear" w:color="auto" w:fill="auto"/>
            <w:noWrap/>
            <w:vAlign w:val="center"/>
            <w:hideMark/>
          </w:tcPr>
          <w:p w14:paraId="401C75F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131</w:t>
            </w:r>
          </w:p>
        </w:tc>
        <w:tc>
          <w:tcPr>
            <w:tcW w:w="1523" w:type="dxa"/>
            <w:tcBorders>
              <w:top w:val="nil"/>
              <w:left w:val="nil"/>
              <w:bottom w:val="nil"/>
              <w:right w:val="nil"/>
            </w:tcBorders>
            <w:shd w:val="clear" w:color="auto" w:fill="auto"/>
            <w:noWrap/>
            <w:vAlign w:val="center"/>
            <w:hideMark/>
          </w:tcPr>
          <w:p w14:paraId="1EE63D27"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82</w:t>
            </w:r>
          </w:p>
        </w:tc>
        <w:tc>
          <w:tcPr>
            <w:tcW w:w="1527" w:type="dxa"/>
            <w:tcBorders>
              <w:top w:val="nil"/>
              <w:left w:val="nil"/>
              <w:bottom w:val="nil"/>
              <w:right w:val="nil"/>
            </w:tcBorders>
            <w:shd w:val="clear" w:color="auto" w:fill="auto"/>
            <w:noWrap/>
            <w:vAlign w:val="center"/>
            <w:hideMark/>
          </w:tcPr>
          <w:p w14:paraId="01C4D26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40</w:t>
            </w:r>
          </w:p>
        </w:tc>
      </w:tr>
      <w:tr w:rsidR="001769E1" w:rsidRPr="001769E1" w14:paraId="35424C7C" w14:textId="77777777" w:rsidTr="001769E1">
        <w:trPr>
          <w:trHeight w:val="276"/>
        </w:trPr>
        <w:tc>
          <w:tcPr>
            <w:tcW w:w="1523" w:type="dxa"/>
            <w:tcBorders>
              <w:top w:val="nil"/>
              <w:left w:val="nil"/>
              <w:bottom w:val="nil"/>
              <w:right w:val="nil"/>
            </w:tcBorders>
            <w:shd w:val="clear" w:color="auto" w:fill="auto"/>
            <w:noWrap/>
            <w:vAlign w:val="center"/>
            <w:hideMark/>
          </w:tcPr>
          <w:p w14:paraId="75F16A0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2016</w:t>
            </w:r>
          </w:p>
        </w:tc>
        <w:tc>
          <w:tcPr>
            <w:tcW w:w="1523" w:type="dxa"/>
            <w:tcBorders>
              <w:top w:val="nil"/>
              <w:left w:val="nil"/>
              <w:bottom w:val="nil"/>
              <w:right w:val="nil"/>
            </w:tcBorders>
            <w:shd w:val="clear" w:color="auto" w:fill="auto"/>
            <w:noWrap/>
            <w:vAlign w:val="center"/>
            <w:hideMark/>
          </w:tcPr>
          <w:p w14:paraId="497D226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37</w:t>
            </w:r>
          </w:p>
        </w:tc>
        <w:tc>
          <w:tcPr>
            <w:tcW w:w="1523" w:type="dxa"/>
            <w:tcBorders>
              <w:top w:val="nil"/>
              <w:left w:val="nil"/>
              <w:bottom w:val="nil"/>
              <w:right w:val="nil"/>
            </w:tcBorders>
            <w:shd w:val="clear" w:color="auto" w:fill="auto"/>
            <w:noWrap/>
            <w:vAlign w:val="center"/>
            <w:hideMark/>
          </w:tcPr>
          <w:p w14:paraId="609D8223"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62</w:t>
            </w:r>
          </w:p>
        </w:tc>
        <w:tc>
          <w:tcPr>
            <w:tcW w:w="1523" w:type="dxa"/>
            <w:tcBorders>
              <w:top w:val="nil"/>
              <w:left w:val="nil"/>
              <w:bottom w:val="nil"/>
              <w:right w:val="nil"/>
            </w:tcBorders>
            <w:shd w:val="clear" w:color="auto" w:fill="auto"/>
            <w:noWrap/>
            <w:vAlign w:val="center"/>
            <w:hideMark/>
          </w:tcPr>
          <w:p w14:paraId="159665D0"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121</w:t>
            </w:r>
          </w:p>
        </w:tc>
        <w:tc>
          <w:tcPr>
            <w:tcW w:w="1523" w:type="dxa"/>
            <w:tcBorders>
              <w:top w:val="nil"/>
              <w:left w:val="nil"/>
              <w:bottom w:val="nil"/>
              <w:right w:val="nil"/>
            </w:tcBorders>
            <w:shd w:val="clear" w:color="auto" w:fill="auto"/>
            <w:noWrap/>
            <w:vAlign w:val="center"/>
            <w:hideMark/>
          </w:tcPr>
          <w:p w14:paraId="45CCA205"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79</w:t>
            </w:r>
          </w:p>
        </w:tc>
        <w:tc>
          <w:tcPr>
            <w:tcW w:w="1527" w:type="dxa"/>
            <w:tcBorders>
              <w:top w:val="nil"/>
              <w:left w:val="nil"/>
              <w:bottom w:val="nil"/>
              <w:right w:val="nil"/>
            </w:tcBorders>
            <w:shd w:val="clear" w:color="auto" w:fill="auto"/>
            <w:noWrap/>
            <w:vAlign w:val="center"/>
            <w:hideMark/>
          </w:tcPr>
          <w:p w14:paraId="56708244"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35</w:t>
            </w:r>
          </w:p>
        </w:tc>
      </w:tr>
      <w:tr w:rsidR="001769E1" w:rsidRPr="001769E1" w14:paraId="48844BA8" w14:textId="77777777" w:rsidTr="001769E1">
        <w:trPr>
          <w:trHeight w:val="276"/>
        </w:trPr>
        <w:tc>
          <w:tcPr>
            <w:tcW w:w="1523" w:type="dxa"/>
            <w:tcBorders>
              <w:top w:val="nil"/>
              <w:left w:val="nil"/>
              <w:bottom w:val="nil"/>
              <w:right w:val="nil"/>
            </w:tcBorders>
            <w:shd w:val="clear" w:color="auto" w:fill="auto"/>
            <w:noWrap/>
            <w:vAlign w:val="center"/>
            <w:hideMark/>
          </w:tcPr>
          <w:p w14:paraId="4B7D0C7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2017</w:t>
            </w:r>
          </w:p>
        </w:tc>
        <w:tc>
          <w:tcPr>
            <w:tcW w:w="1523" w:type="dxa"/>
            <w:tcBorders>
              <w:top w:val="nil"/>
              <w:left w:val="nil"/>
              <w:bottom w:val="nil"/>
              <w:right w:val="nil"/>
            </w:tcBorders>
            <w:shd w:val="clear" w:color="auto" w:fill="auto"/>
            <w:noWrap/>
            <w:vAlign w:val="center"/>
            <w:hideMark/>
          </w:tcPr>
          <w:p w14:paraId="1753D56C"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36</w:t>
            </w:r>
          </w:p>
        </w:tc>
        <w:tc>
          <w:tcPr>
            <w:tcW w:w="1523" w:type="dxa"/>
            <w:tcBorders>
              <w:top w:val="nil"/>
              <w:left w:val="nil"/>
              <w:bottom w:val="nil"/>
              <w:right w:val="nil"/>
            </w:tcBorders>
            <w:shd w:val="clear" w:color="auto" w:fill="auto"/>
            <w:noWrap/>
            <w:vAlign w:val="center"/>
            <w:hideMark/>
          </w:tcPr>
          <w:p w14:paraId="062F5FD0"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65</w:t>
            </w:r>
          </w:p>
        </w:tc>
        <w:tc>
          <w:tcPr>
            <w:tcW w:w="1523" w:type="dxa"/>
            <w:tcBorders>
              <w:top w:val="nil"/>
              <w:left w:val="nil"/>
              <w:bottom w:val="nil"/>
              <w:right w:val="nil"/>
            </w:tcBorders>
            <w:shd w:val="clear" w:color="auto" w:fill="auto"/>
            <w:noWrap/>
            <w:vAlign w:val="center"/>
            <w:hideMark/>
          </w:tcPr>
          <w:p w14:paraId="627B5E4A"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128</w:t>
            </w:r>
          </w:p>
        </w:tc>
        <w:tc>
          <w:tcPr>
            <w:tcW w:w="1523" w:type="dxa"/>
            <w:tcBorders>
              <w:top w:val="nil"/>
              <w:left w:val="nil"/>
              <w:bottom w:val="nil"/>
              <w:right w:val="nil"/>
            </w:tcBorders>
            <w:shd w:val="clear" w:color="auto" w:fill="auto"/>
            <w:noWrap/>
            <w:vAlign w:val="center"/>
            <w:hideMark/>
          </w:tcPr>
          <w:p w14:paraId="31DD31C6"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81</w:t>
            </w:r>
          </w:p>
        </w:tc>
        <w:tc>
          <w:tcPr>
            <w:tcW w:w="1527" w:type="dxa"/>
            <w:tcBorders>
              <w:top w:val="nil"/>
              <w:left w:val="nil"/>
              <w:bottom w:val="nil"/>
              <w:right w:val="nil"/>
            </w:tcBorders>
            <w:shd w:val="clear" w:color="auto" w:fill="auto"/>
            <w:noWrap/>
            <w:vAlign w:val="center"/>
            <w:hideMark/>
          </w:tcPr>
          <w:p w14:paraId="0DCB3A32" w14:textId="77777777" w:rsidR="001769E1" w:rsidRPr="001769E1" w:rsidRDefault="001769E1" w:rsidP="001769E1">
            <w:pPr>
              <w:spacing w:after="0" w:line="240" w:lineRule="auto"/>
              <w:rPr>
                <w:rFonts w:ascii="Calibri" w:eastAsia="Times New Roman" w:hAnsi="Calibri" w:cs="Calibri"/>
                <w:color w:val="000000"/>
                <w:sz w:val="20"/>
                <w:szCs w:val="20"/>
                <w:lang w:val="en-GB" w:eastAsia="en-GB" w:bidi="ar-SA"/>
              </w:rPr>
            </w:pPr>
            <w:r w:rsidRPr="001769E1">
              <w:rPr>
                <w:rFonts w:ascii="Calibri" w:eastAsia="Times New Roman" w:hAnsi="Calibri" w:cs="Calibri"/>
                <w:color w:val="000000"/>
                <w:sz w:val="20"/>
                <w:szCs w:val="20"/>
                <w:lang w:val="en-GB" w:eastAsia="en-GB" w:bidi="ar-SA"/>
              </w:rPr>
              <w:t>34</w:t>
            </w:r>
          </w:p>
        </w:tc>
      </w:tr>
      <w:bookmarkEnd w:id="348"/>
    </w:tbl>
    <w:p w14:paraId="32C6FF57" w14:textId="173E864C" w:rsidR="001769E1" w:rsidRDefault="001769E1" w:rsidP="00B35122">
      <w:pPr>
        <w:rPr>
          <w:rFonts w:asciiTheme="majorHAnsi" w:hAnsiTheme="majorHAnsi" w:cstheme="majorHAnsi"/>
          <w:sz w:val="24"/>
          <w:szCs w:val="24"/>
        </w:rPr>
      </w:pPr>
    </w:p>
    <w:p w14:paraId="54B2D558" w14:textId="77777777" w:rsidR="001769E1" w:rsidRDefault="001769E1" w:rsidP="00B35122">
      <w:pPr>
        <w:rPr>
          <w:rFonts w:asciiTheme="majorHAnsi" w:hAnsiTheme="majorHAnsi" w:cstheme="majorHAnsi"/>
          <w:sz w:val="24"/>
          <w:szCs w:val="24"/>
        </w:rPr>
      </w:pPr>
    </w:p>
    <w:p w14:paraId="46557DC2" w14:textId="692DD51B" w:rsidR="00B35122" w:rsidRDefault="00265535" w:rsidP="00B35122">
      <w:bookmarkStart w:id="349" w:name="_Hlk515428345"/>
      <w:r w:rsidRPr="007D2CC1">
        <w:rPr>
          <w:noProof/>
        </w:rPr>
        <w:lastRenderedPageBreak/>
        <w:drawing>
          <wp:anchor distT="0" distB="0" distL="114300" distR="114300" simplePos="0" relativeHeight="251673600" behindDoc="0" locked="0" layoutInCell="1" allowOverlap="1" wp14:anchorId="12681225" wp14:editId="0D79B486">
            <wp:simplePos x="0" y="0"/>
            <wp:positionH relativeFrom="column">
              <wp:posOffset>57150</wp:posOffset>
            </wp:positionH>
            <wp:positionV relativeFrom="paragraph">
              <wp:posOffset>447675</wp:posOffset>
            </wp:positionV>
            <wp:extent cx="5320030" cy="5320030"/>
            <wp:effectExtent l="0" t="0" r="0" b="0"/>
            <wp:wrapThrough wrapText="bothSides">
              <wp:wrapPolygon edited="0">
                <wp:start x="0" y="0"/>
                <wp:lineTo x="0" y="21502"/>
                <wp:lineTo x="21502" y="21502"/>
                <wp:lineTo x="21502"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14:sizeRelH relativeFrom="page">
              <wp14:pctWidth>0</wp14:pctWidth>
            </wp14:sizeRelH>
            <wp14:sizeRelV relativeFrom="page">
              <wp14:pctHeight>0</wp14:pctHeight>
            </wp14:sizeRelV>
          </wp:anchor>
        </w:drawing>
      </w:r>
      <w:r>
        <w:t xml:space="preserve">Table outputs and graphical outputs should be accompanied by a figure depicting the region to which they relate. Figure c is given as an example. </w:t>
      </w:r>
    </w:p>
    <w:p w14:paraId="6E9D1D87" w14:textId="3231C8FD" w:rsidR="00265535" w:rsidRDefault="00265535" w:rsidP="00B35122"/>
    <w:p w14:paraId="5FEEB3C9" w14:textId="6D7F698E" w:rsidR="00265535" w:rsidRDefault="00265535" w:rsidP="00B35122"/>
    <w:p w14:paraId="78CE972E" w14:textId="64FB5983" w:rsidR="00265535" w:rsidRDefault="00265535" w:rsidP="00B35122"/>
    <w:p w14:paraId="6BC67EC9" w14:textId="1873681E" w:rsidR="00265535" w:rsidRDefault="00265535" w:rsidP="00B35122"/>
    <w:p w14:paraId="57CF6E77" w14:textId="4BCDAB70" w:rsidR="00265535" w:rsidRDefault="00265535" w:rsidP="00B35122"/>
    <w:p w14:paraId="2C36CA38" w14:textId="4CF89AB6" w:rsidR="00265535" w:rsidRDefault="00265535" w:rsidP="00B35122"/>
    <w:p w14:paraId="7854262F" w14:textId="50963027" w:rsidR="00265535" w:rsidRDefault="00265535" w:rsidP="00B35122"/>
    <w:p w14:paraId="5E2735B7" w14:textId="77777777" w:rsidR="00265535" w:rsidRDefault="00265535" w:rsidP="00B35122"/>
    <w:p w14:paraId="0CB427F9" w14:textId="38BDF52E" w:rsidR="00265535" w:rsidRDefault="00265535" w:rsidP="00B35122"/>
    <w:p w14:paraId="6A73B788" w14:textId="45D12725" w:rsidR="00265535" w:rsidRDefault="00265535" w:rsidP="00B35122"/>
    <w:p w14:paraId="03D79348" w14:textId="0039E6A9" w:rsidR="00265535" w:rsidRDefault="00265535" w:rsidP="00B35122"/>
    <w:p w14:paraId="48528908" w14:textId="283CBEA7" w:rsidR="00265535" w:rsidRDefault="00265535" w:rsidP="00B35122"/>
    <w:p w14:paraId="3D6ADAE5" w14:textId="053666A4" w:rsidR="00265535" w:rsidRDefault="00265535" w:rsidP="00B35122"/>
    <w:p w14:paraId="130C50DC" w14:textId="5A86D300" w:rsidR="00265535" w:rsidRDefault="00265535" w:rsidP="00B35122"/>
    <w:p w14:paraId="015980FE" w14:textId="61B64984" w:rsidR="00265535" w:rsidRDefault="00265535" w:rsidP="00B35122"/>
    <w:p w14:paraId="292F4477" w14:textId="794F8053" w:rsidR="00265535" w:rsidRDefault="00265535" w:rsidP="00B35122"/>
    <w:p w14:paraId="7A967A2C" w14:textId="678C70F9" w:rsidR="00265535" w:rsidRDefault="00265535" w:rsidP="00B35122">
      <w:r>
        <w:rPr>
          <w:noProof/>
        </w:rPr>
        <mc:AlternateContent>
          <mc:Choice Requires="wps">
            <w:drawing>
              <wp:anchor distT="0" distB="0" distL="114300" distR="114300" simplePos="0" relativeHeight="251675648" behindDoc="0" locked="0" layoutInCell="1" allowOverlap="1" wp14:anchorId="5419DF43" wp14:editId="78B66334">
                <wp:simplePos x="0" y="0"/>
                <wp:positionH relativeFrom="column">
                  <wp:posOffset>57150</wp:posOffset>
                </wp:positionH>
                <wp:positionV relativeFrom="paragraph">
                  <wp:posOffset>148590</wp:posOffset>
                </wp:positionV>
                <wp:extent cx="532003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320030" cy="635"/>
                        </a:xfrm>
                        <a:prstGeom prst="rect">
                          <a:avLst/>
                        </a:prstGeom>
                        <a:solidFill>
                          <a:prstClr val="white"/>
                        </a:solidFill>
                        <a:ln>
                          <a:noFill/>
                        </a:ln>
                      </wps:spPr>
                      <wps:txbx>
                        <w:txbxContent>
                          <w:p w14:paraId="68149340" w14:textId="7931865C" w:rsidR="00FF37FD" w:rsidRPr="0038768D" w:rsidRDefault="00FF37FD" w:rsidP="00265535">
                            <w:pPr>
                              <w:pStyle w:val="Caption"/>
                              <w:rPr>
                                <w:noProof/>
                              </w:rPr>
                            </w:pPr>
                            <w:r>
                              <w:t>Figure c: Greater North Sea surveys with rectangular grids and sub-divisions used (note only GNSIntOT1 and GNSIntOT3 cover every sub-division appropriately)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19DF43" id="_x0000_t202" coordsize="21600,21600" o:spt="202" path="m,l,21600r21600,l21600,xe">
                <v:stroke joinstyle="miter"/>
                <v:path gradientshapeok="t" o:connecttype="rect"/>
              </v:shapetype>
              <v:shape id="Text Box 1" o:spid="_x0000_s1026" type="#_x0000_t202" style="position:absolute;margin-left:4.5pt;margin-top:11.7pt;width:418.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" stroked="f">
                <v:textbox style="mso-fit-shape-to-text:t" inset="0,0,0,0">
                  <w:txbxContent>
                    <w:p w14:paraId="68149340" w14:textId="7931865C" w:rsidR="00FF37FD" w:rsidRPr="0038768D" w:rsidRDefault="00FF37FD" w:rsidP="00265535">
                      <w:pPr>
                        <w:pStyle w:val="Caption"/>
                        <w:rPr>
                          <w:noProof/>
                        </w:rPr>
                      </w:pPr>
                      <w:r>
                        <w:t>Figure c: Greater North Sea surveys with rectangular grids and sub-divisions used (note only GNSIntOT1 and GNSIntOT3 cover every sub-division appropriately)</w:t>
                      </w:r>
                    </w:p>
                  </w:txbxContent>
                </v:textbox>
                <w10:wrap type="through"/>
              </v:shape>
            </w:pict>
          </mc:Fallback>
        </mc:AlternateContent>
      </w:r>
    </w:p>
    <w:p w14:paraId="38B7BCA6" w14:textId="72B50743" w:rsidR="00265535" w:rsidRDefault="00265535" w:rsidP="00B35122"/>
    <w:p w14:paraId="747FC69F" w14:textId="64F3C316" w:rsidR="00265535" w:rsidRDefault="00265535" w:rsidP="00B35122"/>
    <w:p w14:paraId="7690109C" w14:textId="1538453C" w:rsidR="00265535" w:rsidRPr="0055491C" w:rsidRDefault="0055491C" w:rsidP="00B35122">
      <w:r w:rsidRPr="0055491C">
        <w:t>The shapefiles for this figure should be output in LFI\Outputs\ with the format SURVEY_SPECIES_results.shp</w:t>
      </w:r>
      <w:r w:rsidR="00256B86">
        <w:t xml:space="preserve"> (the same shapefiles used for map results, </w:t>
      </w:r>
      <w:r w:rsidR="00CF1280">
        <w:t>simply</w:t>
      </w:r>
      <w:r w:rsidR="00256B86">
        <w:t xml:space="preserve"> </w:t>
      </w:r>
      <w:r w:rsidR="00CE5791">
        <w:t>used instead for the labelling of regions)</w:t>
      </w:r>
      <w:r>
        <w:t>. Alternatively shapefiles can also be found in the location specified in table 1 to produce figures like figure c.</w:t>
      </w:r>
    </w:p>
    <w:p w14:paraId="3F138466" w14:textId="6ACB0908" w:rsidR="00265535" w:rsidRDefault="00265535" w:rsidP="00B35122"/>
    <w:bookmarkEnd w:id="349"/>
    <w:p w14:paraId="0A2658CB" w14:textId="7C2911F9" w:rsidR="00265535" w:rsidRDefault="00265535" w:rsidP="00B35122"/>
    <w:p w14:paraId="4EA3806E" w14:textId="6B42120C" w:rsidR="00265535" w:rsidRDefault="00265535" w:rsidP="00B35122"/>
    <w:p w14:paraId="42242B34" w14:textId="611E41F8" w:rsidR="004B0537" w:rsidRDefault="004B0537" w:rsidP="00B35122"/>
    <w:p w14:paraId="39B0321C" w14:textId="7812ADE6" w:rsidR="008E3B22" w:rsidRPr="00927A86" w:rsidRDefault="008E3B22" w:rsidP="00212624">
      <w:pPr>
        <w:pStyle w:val="Heading3"/>
        <w:rPr>
          <w:b w:val="0"/>
          <w:sz w:val="20"/>
          <w:szCs w:val="20"/>
          <w:highlight w:val="yellow"/>
        </w:rPr>
      </w:pPr>
      <w:r w:rsidRPr="00927A86">
        <w:rPr>
          <w:highlight w:val="yellow"/>
        </w:rPr>
        <w:lastRenderedPageBreak/>
        <w:t>Performance</w:t>
      </w:r>
    </w:p>
    <w:p w14:paraId="7FA63D1F" w14:textId="77777777" w:rsidR="008016EA" w:rsidRPr="00927A86" w:rsidRDefault="008016EA" w:rsidP="008016EA">
      <w:pPr>
        <w:rPr>
          <w:highlight w:val="yellow"/>
        </w:rPr>
      </w:pPr>
    </w:p>
    <w:p w14:paraId="377F2740" w14:textId="3093659F" w:rsidR="005A65C3" w:rsidRPr="00927A86" w:rsidRDefault="00AC728F" w:rsidP="00212624">
      <w:pPr>
        <w:pStyle w:val="Heading3"/>
        <w:rPr>
          <w:rFonts w:eastAsia="Arial"/>
          <w:highlight w:val="yellow"/>
        </w:rPr>
      </w:pPr>
      <w:r w:rsidRPr="00927A86">
        <w:rPr>
          <w:rFonts w:eastAsia="Arial"/>
          <w:highlight w:val="yellow"/>
        </w:rPr>
        <w:t xml:space="preserve">Deliverables </w:t>
      </w:r>
    </w:p>
    <w:p w14:paraId="21AE4B1F" w14:textId="77777777" w:rsidR="008016EA" w:rsidRPr="00927A86" w:rsidRDefault="008016EA" w:rsidP="008016EA">
      <w:pPr>
        <w:rPr>
          <w:highlight w:val="yellow"/>
        </w:rPr>
      </w:pPr>
    </w:p>
    <w:p w14:paraId="52A3AFC5" w14:textId="77777777" w:rsidR="005A65C3" w:rsidRPr="00927A86" w:rsidRDefault="00AC728F" w:rsidP="00212624">
      <w:pPr>
        <w:pStyle w:val="Heading3"/>
        <w:rPr>
          <w:highlight w:val="yellow"/>
        </w:rPr>
      </w:pPr>
      <w:r w:rsidRPr="00927A86">
        <w:rPr>
          <w:rFonts w:eastAsia="Arial"/>
          <w:highlight w:val="yellow"/>
        </w:rPr>
        <w:t xml:space="preserve">Acceptance Criteria </w:t>
      </w:r>
    </w:p>
    <w:p w14:paraId="0E04E075" w14:textId="2783D61C" w:rsidR="006C394F" w:rsidRPr="00927A86" w:rsidRDefault="0066358E" w:rsidP="0066358E">
      <w:pPr>
        <w:spacing w:after="240"/>
        <w:rPr>
          <w:rFonts w:asciiTheme="majorHAnsi" w:eastAsia="Arial" w:hAnsiTheme="majorHAnsi" w:cs="Arial"/>
          <w:sz w:val="24"/>
          <w:szCs w:val="24"/>
          <w:highlight w:val="yellow"/>
        </w:rPr>
      </w:pPr>
      <w:r w:rsidRPr="00927A86">
        <w:rPr>
          <w:rFonts w:asciiTheme="majorHAnsi" w:eastAsia="Arial" w:hAnsiTheme="majorHAnsi" w:cs="Arial"/>
          <w:sz w:val="24"/>
          <w:szCs w:val="24"/>
          <w:highlight w:val="yellow"/>
        </w:rPr>
        <w:t>D</w:t>
      </w:r>
      <w:r w:rsidR="00AC728F" w:rsidRPr="00927A86">
        <w:rPr>
          <w:rFonts w:asciiTheme="majorHAnsi" w:eastAsia="Arial" w:hAnsiTheme="majorHAnsi" w:cs="Arial"/>
          <w:sz w:val="24"/>
          <w:szCs w:val="24"/>
          <w:highlight w:val="yellow"/>
        </w:rPr>
        <w:t>emonst</w:t>
      </w:r>
      <w:r w:rsidRPr="00927A86">
        <w:rPr>
          <w:rFonts w:asciiTheme="majorHAnsi" w:eastAsia="Arial" w:hAnsiTheme="majorHAnsi" w:cs="Arial"/>
          <w:sz w:val="24"/>
          <w:szCs w:val="24"/>
          <w:highlight w:val="yellow"/>
        </w:rPr>
        <w:t xml:space="preserve">rate functionality and </w:t>
      </w:r>
      <w:r w:rsidR="00F50260" w:rsidRPr="00927A86">
        <w:rPr>
          <w:rFonts w:asciiTheme="majorHAnsi" w:eastAsia="Arial" w:hAnsiTheme="majorHAnsi" w:cs="Arial"/>
          <w:sz w:val="24"/>
          <w:szCs w:val="24"/>
          <w:highlight w:val="yellow"/>
        </w:rPr>
        <w:t>performance</w:t>
      </w:r>
      <w:r w:rsidRPr="00927A86">
        <w:rPr>
          <w:rFonts w:asciiTheme="majorHAnsi" w:eastAsia="Arial" w:hAnsiTheme="majorHAnsi" w:cs="Arial"/>
          <w:sz w:val="24"/>
          <w:szCs w:val="24"/>
          <w:highlight w:val="yellow"/>
        </w:rPr>
        <w:t xml:space="preserve"> described above and as </w:t>
      </w:r>
      <w:r w:rsidR="00D4222E" w:rsidRPr="00927A86">
        <w:rPr>
          <w:rFonts w:asciiTheme="majorHAnsi" w:eastAsia="Arial" w:hAnsiTheme="majorHAnsi" w:cs="Arial"/>
          <w:sz w:val="24"/>
          <w:szCs w:val="24"/>
          <w:highlight w:val="yellow"/>
        </w:rPr>
        <w:t>material provided references</w:t>
      </w:r>
      <w:r w:rsidR="00B815DC" w:rsidRPr="00927A86">
        <w:rPr>
          <w:rFonts w:asciiTheme="majorHAnsi" w:eastAsia="Arial" w:hAnsiTheme="majorHAnsi" w:cs="Arial"/>
          <w:sz w:val="24"/>
          <w:szCs w:val="24"/>
          <w:highlight w:val="yellow"/>
        </w:rPr>
        <w:t>.</w:t>
      </w:r>
    </w:p>
    <w:p w14:paraId="07B9AFCA" w14:textId="77777777" w:rsidR="008016EA" w:rsidRPr="00927A86" w:rsidRDefault="008016EA" w:rsidP="0066358E">
      <w:pPr>
        <w:spacing w:after="240"/>
        <w:rPr>
          <w:rFonts w:asciiTheme="majorHAnsi" w:eastAsia="Arial" w:hAnsiTheme="majorHAnsi" w:cs="Arial"/>
          <w:sz w:val="24"/>
          <w:szCs w:val="24"/>
          <w:highlight w:val="yellow"/>
        </w:rPr>
      </w:pPr>
    </w:p>
    <w:p w14:paraId="6C23AD5C" w14:textId="77777777" w:rsidR="00B81DE8" w:rsidRPr="005257AA" w:rsidRDefault="006E5012" w:rsidP="00212624">
      <w:pPr>
        <w:spacing w:after="240"/>
        <w:rPr>
          <w:rFonts w:ascii="Arial" w:eastAsia="Arial" w:hAnsi="Arial" w:cs="Arial"/>
          <w:b/>
          <w:sz w:val="18"/>
          <w:szCs w:val="18"/>
        </w:rPr>
      </w:pPr>
      <w:r w:rsidRPr="005257AA">
        <w:rPr>
          <w:rFonts w:ascii="Arial" w:eastAsia="Arial" w:hAnsi="Arial" w:cs="Arial"/>
          <w:b/>
        </w:rPr>
        <w:t>References</w:t>
      </w:r>
    </w:p>
    <w:p w14:paraId="5D90484C" w14:textId="6959D0C8" w:rsidR="0008380C" w:rsidRPr="005257AA" w:rsidRDefault="0008380C" w:rsidP="0008380C">
      <w:pPr>
        <w:rPr>
          <w:rFonts w:asciiTheme="majorHAnsi" w:hAnsiTheme="majorHAnsi"/>
          <w:b/>
          <w:sz w:val="20"/>
          <w:szCs w:val="20"/>
          <w:u w:val="single"/>
        </w:rPr>
      </w:pPr>
      <w:r w:rsidRPr="005257AA">
        <w:rPr>
          <w:rFonts w:asciiTheme="majorHAnsi" w:hAnsiTheme="majorHAnsi"/>
          <w:b/>
          <w:sz w:val="20"/>
          <w:szCs w:val="20"/>
          <w:u w:val="single"/>
        </w:rPr>
        <w:t>Data references:</w:t>
      </w:r>
    </w:p>
    <w:p w14:paraId="2793C011" w14:textId="77777777" w:rsidR="00544904" w:rsidRPr="005257AA" w:rsidRDefault="00544904" w:rsidP="00544904">
      <w:pPr>
        <w:rPr>
          <w:rFonts w:asciiTheme="majorHAnsi" w:hAnsiTheme="majorHAnsi"/>
          <w:sz w:val="20"/>
          <w:szCs w:val="20"/>
        </w:rPr>
      </w:pPr>
      <w:r w:rsidRPr="005257AA">
        <w:rPr>
          <w:rFonts w:asciiTheme="majorHAnsi" w:hAnsiTheme="majorHAnsi"/>
          <w:sz w:val="20"/>
          <w:szCs w:val="20"/>
        </w:rPr>
        <w:t xml:space="preserve">Greenstreet, S.P.R and Moriarty, M. (2017) Manual for Version 3 of the Groundfish Survey Monitoring and Assessment Data Product. Scottish Marine and Freshwater Science Vol 8 No 18, 77pp. DOI: 10.7489/1986-1 </w:t>
      </w:r>
    </w:p>
    <w:p w14:paraId="6A3C0E43" w14:textId="41F499B5" w:rsidR="00544904" w:rsidRPr="005257AA" w:rsidRDefault="00544904" w:rsidP="00544904">
      <w:pPr>
        <w:rPr>
          <w:rFonts w:asciiTheme="majorHAnsi" w:hAnsiTheme="majorHAnsi"/>
          <w:b/>
          <w:sz w:val="20"/>
          <w:szCs w:val="20"/>
          <w:u w:val="single"/>
        </w:rPr>
      </w:pPr>
      <w:r w:rsidRPr="005257AA">
        <w:rPr>
          <w:rFonts w:asciiTheme="majorHAnsi" w:hAnsiTheme="majorHAnsi"/>
          <w:sz w:val="20"/>
          <w:szCs w:val="20"/>
        </w:rPr>
        <w:t xml:space="preserve">ICES </w:t>
      </w:r>
      <w:del w:id="350" w:author="Joseph Ribeiro (Cefas)" w:date="2018-09-26T14:13:00Z">
        <w:r w:rsidRPr="005257AA" w:rsidDel="003C2FE7">
          <w:rPr>
            <w:rFonts w:asciiTheme="majorHAnsi" w:hAnsiTheme="majorHAnsi"/>
            <w:sz w:val="20"/>
            <w:szCs w:val="20"/>
          </w:rPr>
          <w:delText>Datras</w:delText>
        </w:r>
      </w:del>
      <w:ins w:id="351" w:author="Joseph Ribeiro (Cefas)" w:date="2018-09-26T14:13:00Z">
        <w:r w:rsidR="003C2FE7">
          <w:rPr>
            <w:rFonts w:asciiTheme="majorHAnsi" w:hAnsiTheme="majorHAnsi"/>
            <w:sz w:val="20"/>
            <w:szCs w:val="20"/>
          </w:rPr>
          <w:t>DATRAS</w:t>
        </w:r>
      </w:ins>
      <w:r w:rsidRPr="005257AA">
        <w:rPr>
          <w:rFonts w:asciiTheme="majorHAnsi" w:hAnsiTheme="majorHAnsi"/>
          <w:sz w:val="20"/>
          <w:szCs w:val="20"/>
        </w:rPr>
        <w:t xml:space="preserve"> Database. Copenhagen, Denmark. ICES. [accessed Oct 2017]. Downloadable from https://</w:t>
      </w:r>
      <w:del w:id="352" w:author="Joseph Ribeiro (Cefas)" w:date="2018-09-26T14:13:00Z">
        <w:r w:rsidRPr="005257AA" w:rsidDel="003C2FE7">
          <w:rPr>
            <w:rFonts w:asciiTheme="majorHAnsi" w:hAnsiTheme="majorHAnsi"/>
            <w:sz w:val="20"/>
            <w:szCs w:val="20"/>
          </w:rPr>
          <w:delText>datras</w:delText>
        </w:r>
      </w:del>
      <w:ins w:id="353" w:author="Joseph Ribeiro (Cefas)" w:date="2018-09-26T14:13:00Z">
        <w:r w:rsidR="003C2FE7">
          <w:rPr>
            <w:rFonts w:asciiTheme="majorHAnsi" w:hAnsiTheme="majorHAnsi"/>
            <w:sz w:val="20"/>
            <w:szCs w:val="20"/>
          </w:rPr>
          <w:t>DATRAS</w:t>
        </w:r>
      </w:ins>
      <w:r w:rsidRPr="005257AA">
        <w:rPr>
          <w:rFonts w:asciiTheme="majorHAnsi" w:hAnsiTheme="majorHAnsi"/>
          <w:sz w:val="20"/>
          <w:szCs w:val="20"/>
        </w:rPr>
        <w:t>.ices.dk/Data_products/Download/Download_Data_public.aspx;</w:t>
      </w:r>
    </w:p>
    <w:p w14:paraId="0332635B" w14:textId="77777777" w:rsidR="0008380C" w:rsidRPr="005257AA" w:rsidRDefault="0008380C" w:rsidP="0008380C">
      <w:pPr>
        <w:rPr>
          <w:rFonts w:asciiTheme="majorHAnsi" w:hAnsiTheme="majorHAnsi"/>
          <w:b/>
          <w:sz w:val="20"/>
          <w:szCs w:val="20"/>
          <w:u w:val="single"/>
        </w:rPr>
      </w:pPr>
      <w:r w:rsidRPr="005257AA">
        <w:rPr>
          <w:rFonts w:asciiTheme="majorHAnsi" w:hAnsiTheme="majorHAnsi"/>
          <w:b/>
          <w:sz w:val="20"/>
          <w:szCs w:val="20"/>
          <w:u w:val="single"/>
        </w:rPr>
        <w:t>Literature references:</w:t>
      </w:r>
    </w:p>
    <w:p w14:paraId="3BC5D90B" w14:textId="74B4889C" w:rsidR="00C0252D" w:rsidRPr="005257AA" w:rsidRDefault="00C0252D" w:rsidP="0008380C">
      <w:pPr>
        <w:rPr>
          <w:rFonts w:asciiTheme="majorHAnsi" w:hAnsiTheme="majorHAnsi"/>
          <w:sz w:val="20"/>
          <w:szCs w:val="20"/>
        </w:rPr>
      </w:pPr>
      <w:r w:rsidRPr="005257AA">
        <w:rPr>
          <w:rFonts w:asciiTheme="majorHAnsi" w:hAnsiTheme="majorHAnsi"/>
          <w:sz w:val="20"/>
          <w:szCs w:val="20"/>
        </w:rPr>
        <w:t xml:space="preserve">Primary assessment: </w:t>
      </w:r>
      <w:del w:id="354" w:author="Joseph Ribeiro (Cefas)" w:date="2018-09-26T14:12:00Z">
        <w:r w:rsidRPr="005257AA" w:rsidDel="00734EC1">
          <w:rPr>
            <w:rFonts w:asciiTheme="majorHAnsi" w:hAnsiTheme="majorHAnsi"/>
            <w:sz w:val="20"/>
            <w:szCs w:val="20"/>
          </w:rPr>
          <w:delText>OSPAR</w:delText>
        </w:r>
      </w:del>
      <w:ins w:id="355" w:author="Joseph Ribeiro (Cefas)" w:date="2018-09-26T14:12:00Z">
        <w:r w:rsidR="00734EC1">
          <w:rPr>
            <w:rFonts w:asciiTheme="majorHAnsi" w:hAnsiTheme="majorHAnsi"/>
            <w:sz w:val="20"/>
            <w:szCs w:val="20"/>
          </w:rPr>
          <w:t>OSPAR</w:t>
        </w:r>
      </w:ins>
      <w:r w:rsidRPr="005257AA">
        <w:rPr>
          <w:rFonts w:asciiTheme="majorHAnsi" w:hAnsiTheme="majorHAnsi"/>
          <w:sz w:val="20"/>
          <w:szCs w:val="20"/>
        </w:rPr>
        <w:t xml:space="preserve">, </w:t>
      </w:r>
      <w:r w:rsidR="004060FF" w:rsidRPr="005257AA">
        <w:rPr>
          <w:rFonts w:asciiTheme="majorHAnsi" w:hAnsiTheme="majorHAnsi"/>
          <w:sz w:val="20"/>
          <w:szCs w:val="20"/>
        </w:rPr>
        <w:t>2017:</w:t>
      </w:r>
      <w:r w:rsidRPr="005257AA">
        <w:rPr>
          <w:rFonts w:asciiTheme="majorHAnsi" w:hAnsiTheme="majorHAnsi"/>
          <w:sz w:val="20"/>
          <w:szCs w:val="20"/>
        </w:rPr>
        <w:t xml:space="preserve"> </w:t>
      </w:r>
      <w:r w:rsidR="00FA2E4F" w:rsidRPr="005257AA">
        <w:rPr>
          <w:rFonts w:asciiTheme="majorHAnsi" w:hAnsiTheme="majorHAnsi"/>
          <w:sz w:val="20"/>
          <w:szCs w:val="20"/>
        </w:rPr>
        <w:t>Size Composition in Fish Communities</w:t>
      </w:r>
      <w:r w:rsidR="004060FF" w:rsidRPr="005257AA">
        <w:rPr>
          <w:rFonts w:asciiTheme="majorHAnsi" w:hAnsiTheme="majorHAnsi"/>
          <w:sz w:val="20"/>
          <w:szCs w:val="20"/>
        </w:rPr>
        <w:t xml:space="preserve">. </w:t>
      </w:r>
      <w:del w:id="356" w:author="Joseph Ribeiro (Cefas)" w:date="2018-09-26T14:12:00Z">
        <w:r w:rsidR="004060FF" w:rsidRPr="005257AA" w:rsidDel="00734EC1">
          <w:rPr>
            <w:rFonts w:asciiTheme="majorHAnsi" w:hAnsiTheme="majorHAnsi"/>
            <w:sz w:val="20"/>
            <w:szCs w:val="20"/>
          </w:rPr>
          <w:delText>OSPAR</w:delText>
        </w:r>
      </w:del>
      <w:ins w:id="357" w:author="Joseph Ribeiro (Cefas)" w:date="2018-09-26T14:12:00Z">
        <w:r w:rsidR="00734EC1">
          <w:rPr>
            <w:rFonts w:asciiTheme="majorHAnsi" w:hAnsiTheme="majorHAnsi"/>
            <w:sz w:val="20"/>
            <w:szCs w:val="20"/>
          </w:rPr>
          <w:t>OSPAR</w:t>
        </w:r>
      </w:ins>
      <w:r w:rsidR="004060FF" w:rsidRPr="005257AA">
        <w:rPr>
          <w:rFonts w:asciiTheme="majorHAnsi" w:hAnsiTheme="majorHAnsi"/>
          <w:sz w:val="20"/>
          <w:szCs w:val="20"/>
        </w:rPr>
        <w:t xml:space="preserve"> Portal Intermediate Assessment.</w:t>
      </w:r>
    </w:p>
    <w:p w14:paraId="3BACCCFE" w14:textId="77777777" w:rsidR="00FA2E4F" w:rsidRPr="00FA2E4F" w:rsidRDefault="00FA2E4F" w:rsidP="00FA2E4F">
      <w:pPr>
        <w:contextualSpacing/>
        <w:rPr>
          <w:rFonts w:asciiTheme="majorHAnsi" w:hAnsiTheme="majorHAnsi"/>
          <w:sz w:val="20"/>
          <w:szCs w:val="20"/>
        </w:rPr>
      </w:pPr>
      <w:r w:rsidRPr="005257AA">
        <w:rPr>
          <w:rFonts w:asciiTheme="majorHAnsi" w:hAnsiTheme="majorHAnsi"/>
          <w:sz w:val="20"/>
          <w:szCs w:val="20"/>
        </w:rPr>
        <w:t>Barnes et al. (2010) Global patterns in predator–prey size relationships reveal size dependency of trophic transfer efficiency Ecology, 91(1), 222–232</w:t>
      </w:r>
    </w:p>
    <w:p w14:paraId="6F40F1A8" w14:textId="77777777" w:rsidR="00FA2E4F" w:rsidRPr="00FA2E4F" w:rsidRDefault="00FA2E4F" w:rsidP="00FA2E4F">
      <w:pPr>
        <w:contextualSpacing/>
        <w:rPr>
          <w:rFonts w:asciiTheme="majorHAnsi" w:hAnsiTheme="majorHAnsi"/>
          <w:sz w:val="20"/>
          <w:szCs w:val="20"/>
        </w:rPr>
      </w:pPr>
    </w:p>
    <w:p w14:paraId="29839B84"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Boudreau P. R., L. M. Dickie (1992) Biomass Spectra of Aquatic Ecosystems in Relation to Fisheries Yield. Canadian Journal of Fisheries and Aquatic Sciences, 1992, 49:1528-1538, 10.1139/f92-169</w:t>
      </w:r>
    </w:p>
    <w:p w14:paraId="38F1D691" w14:textId="77777777" w:rsidR="00FA2E4F" w:rsidRPr="00FA2E4F" w:rsidRDefault="00FA2E4F" w:rsidP="00FA2E4F">
      <w:pPr>
        <w:contextualSpacing/>
        <w:rPr>
          <w:rFonts w:asciiTheme="majorHAnsi" w:hAnsiTheme="majorHAnsi"/>
          <w:sz w:val="20"/>
          <w:szCs w:val="20"/>
        </w:rPr>
      </w:pPr>
    </w:p>
    <w:p w14:paraId="30C15AAF"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Commission Regulation (EC) No 665/2008 of 14 July 2008 laying down detailed rules for the application of Council Regulation (EC) No 199/2008 concerning the establishment of a Community framework for the collection, management and use of data in the fisheries sector and support for scientific advice regarding the Common Fisheries Policy, http://data.europa.eu/eli/reg/2008/665/oj</w:t>
      </w:r>
    </w:p>
    <w:p w14:paraId="04C0B588" w14:textId="77777777" w:rsidR="00FA2E4F" w:rsidRPr="00FA2E4F" w:rsidRDefault="00FA2E4F" w:rsidP="00FA2E4F">
      <w:pPr>
        <w:contextualSpacing/>
        <w:rPr>
          <w:rFonts w:asciiTheme="majorHAnsi" w:hAnsiTheme="majorHAnsi"/>
          <w:sz w:val="20"/>
          <w:szCs w:val="20"/>
        </w:rPr>
      </w:pPr>
    </w:p>
    <w:p w14:paraId="7000E098"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Daufresne M., Lengfellner K. and Sommer U. (2009) Global warming benefits the small in aquatic ecosystems PNAS 106 (31) 12788-12793, doi:10.1073/pnas.0902080106</w:t>
      </w:r>
    </w:p>
    <w:p w14:paraId="6CB51E47" w14:textId="77777777" w:rsidR="00FA2E4F" w:rsidRPr="00FA2E4F" w:rsidRDefault="00FA2E4F" w:rsidP="00FA2E4F">
      <w:pPr>
        <w:contextualSpacing/>
        <w:rPr>
          <w:rFonts w:asciiTheme="majorHAnsi" w:hAnsiTheme="majorHAnsi"/>
          <w:sz w:val="20"/>
          <w:szCs w:val="20"/>
        </w:rPr>
      </w:pPr>
    </w:p>
    <w:p w14:paraId="7B577BC1"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Fraser, H. M., Greenstreet, S. P. R., and Piet, G. J. 2007. Taking account of catchability in groundfish survey trawls: implications for estimating demersal fish biomass. ICES Journal of Marine Science, 64: 1800–1819</w:t>
      </w:r>
    </w:p>
    <w:p w14:paraId="6633A5F4" w14:textId="77777777" w:rsidR="00FA2E4F" w:rsidRPr="00FA2E4F" w:rsidRDefault="00FA2E4F" w:rsidP="00FA2E4F">
      <w:pPr>
        <w:contextualSpacing/>
        <w:rPr>
          <w:rFonts w:asciiTheme="majorHAnsi" w:hAnsiTheme="majorHAnsi"/>
          <w:sz w:val="20"/>
          <w:szCs w:val="20"/>
        </w:rPr>
      </w:pPr>
    </w:p>
    <w:p w14:paraId="667271CE"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Fung, T., Farnsworth, K. D., Shephard, S., Reid, D. G., and Rossberg, A. G. 2013. Why the size structure of marine communities can require decades to recover from fishing. Marine Ecology Progress Series, 484, 155—171. doi:10.3354/meps10305.</w:t>
      </w:r>
    </w:p>
    <w:p w14:paraId="4F84E8D1" w14:textId="77777777" w:rsidR="00FA2E4F" w:rsidRPr="00FA2E4F" w:rsidRDefault="00FA2E4F" w:rsidP="00FA2E4F">
      <w:pPr>
        <w:contextualSpacing/>
        <w:rPr>
          <w:rFonts w:asciiTheme="majorHAnsi" w:hAnsiTheme="majorHAnsi"/>
          <w:sz w:val="20"/>
          <w:szCs w:val="20"/>
        </w:rPr>
      </w:pPr>
    </w:p>
    <w:p w14:paraId="38E472DE"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Gibert JP, DeLong JP. 2014 Temperature alters food web body-size structure. Biol. Lett. 10: 20140473. http://dx.doi.org/10.1098/rsbl.2014.0473</w:t>
      </w:r>
    </w:p>
    <w:p w14:paraId="2F17796E" w14:textId="77777777" w:rsidR="00FA2E4F" w:rsidRPr="00FA2E4F" w:rsidRDefault="00FA2E4F" w:rsidP="00FA2E4F">
      <w:pPr>
        <w:contextualSpacing/>
        <w:rPr>
          <w:rFonts w:asciiTheme="majorHAnsi" w:hAnsiTheme="majorHAnsi"/>
          <w:sz w:val="20"/>
          <w:szCs w:val="20"/>
        </w:rPr>
      </w:pPr>
    </w:p>
    <w:p w14:paraId="329A2F14"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lastRenderedPageBreak/>
        <w:t>ICES, 2014a - Report of the Working Group on the Ecosystem Effects of Fishing Activities (WGECO). ICES Document CM 2014/ACOM:26, Copenhagen, Section 3.4.3 (http://tinyurl.com/p8vwu7d)</w:t>
      </w:r>
    </w:p>
    <w:p w14:paraId="600CDBFE" w14:textId="77777777" w:rsidR="00FA2E4F" w:rsidRPr="00FA2E4F" w:rsidRDefault="00FA2E4F" w:rsidP="00FA2E4F">
      <w:pPr>
        <w:contextualSpacing/>
        <w:rPr>
          <w:rFonts w:asciiTheme="majorHAnsi" w:hAnsiTheme="majorHAnsi"/>
          <w:sz w:val="20"/>
          <w:szCs w:val="20"/>
        </w:rPr>
      </w:pPr>
    </w:p>
    <w:p w14:paraId="68609549"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ICES. 2014b. Interim Report of the Working Group on Multispecies Assessment Methods (WGSAM), 20–24 October 2014, London, UK. ICES CM 2014/SSGSUE:11</w:t>
      </w:r>
    </w:p>
    <w:p w14:paraId="5C4BEE94" w14:textId="77777777" w:rsidR="00FA2E4F" w:rsidRPr="00FA2E4F" w:rsidRDefault="00FA2E4F" w:rsidP="00FA2E4F">
      <w:pPr>
        <w:contextualSpacing/>
        <w:rPr>
          <w:rFonts w:asciiTheme="majorHAnsi" w:hAnsiTheme="majorHAnsi"/>
          <w:sz w:val="20"/>
          <w:szCs w:val="20"/>
        </w:rPr>
      </w:pPr>
    </w:p>
    <w:p w14:paraId="680C9488"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IPCC, 2014: Climate Change 2014: Synthesis Report. Contribution of Working Groups I, II and III to the Fifth Assessment Report of the Intergovernmental Panel on Climate Change [Core Writing Team, R.K. Pachauri and L.A. Meyer (eds.)]. IPCC, Geneva, Switzerland, 151 pp.</w:t>
      </w:r>
    </w:p>
    <w:p w14:paraId="45AB0D68" w14:textId="77777777" w:rsidR="00FA2E4F" w:rsidRPr="00FA2E4F" w:rsidRDefault="00FA2E4F" w:rsidP="00FA2E4F">
      <w:pPr>
        <w:contextualSpacing/>
        <w:rPr>
          <w:rFonts w:asciiTheme="majorHAnsi" w:hAnsiTheme="majorHAnsi"/>
          <w:sz w:val="20"/>
          <w:szCs w:val="20"/>
        </w:rPr>
      </w:pPr>
    </w:p>
    <w:p w14:paraId="4E2E2D1E"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Jennings, S., Oliveira, J. A. A. D. and Warr, K. J. (2007), Measurement of body size and abundance in tests of macroecological and food web theory. Journal of Animal Ecology, 76: 72–82. doi:10.1111/j.1365-2656.2006.01180.x</w:t>
      </w:r>
    </w:p>
    <w:p w14:paraId="5C85A5AC" w14:textId="77777777" w:rsidR="00FA2E4F" w:rsidRPr="00FA2E4F" w:rsidRDefault="00FA2E4F" w:rsidP="00FA2E4F">
      <w:pPr>
        <w:contextualSpacing/>
        <w:rPr>
          <w:rFonts w:asciiTheme="majorHAnsi" w:hAnsiTheme="majorHAnsi"/>
          <w:sz w:val="20"/>
          <w:szCs w:val="20"/>
        </w:rPr>
      </w:pPr>
    </w:p>
    <w:p w14:paraId="0E31A628"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Kerr, S. R. &amp; Dickie, L. M. 2001. The biomass spectrum: a predator– prey theory of aquatic production. New York, NY:Columbia University Press.</w:t>
      </w:r>
    </w:p>
    <w:p w14:paraId="21C00AE0" w14:textId="77777777" w:rsidR="00FA2E4F" w:rsidRPr="00FA2E4F" w:rsidRDefault="00FA2E4F" w:rsidP="00FA2E4F">
      <w:pPr>
        <w:contextualSpacing/>
        <w:rPr>
          <w:rFonts w:asciiTheme="majorHAnsi" w:hAnsiTheme="majorHAnsi"/>
          <w:sz w:val="20"/>
          <w:szCs w:val="20"/>
        </w:rPr>
      </w:pPr>
    </w:p>
    <w:p w14:paraId="5F6DEBA5"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Lynam C.P. and A.G. Rossberg. (2017) New univariate characterization of fish community size structure improves precision beyound the Large Fish Indicator. Available: at arXiv:1707.06569</w:t>
      </w:r>
    </w:p>
    <w:p w14:paraId="16F60298" w14:textId="77777777" w:rsidR="00FA2E4F" w:rsidRPr="00FA2E4F" w:rsidRDefault="00FA2E4F" w:rsidP="00FA2E4F">
      <w:pPr>
        <w:contextualSpacing/>
        <w:rPr>
          <w:rFonts w:asciiTheme="majorHAnsi" w:hAnsiTheme="majorHAnsi"/>
          <w:sz w:val="20"/>
          <w:szCs w:val="20"/>
        </w:rPr>
      </w:pPr>
    </w:p>
    <w:p w14:paraId="76CE390A"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Probst WN, Stelzenmüller V (2015) A benchmarking and assessment framework to operationalise ecological indicators based on time series analysis. Ecological Indicators 55: 94-106, doi:10.1016/j.ecolind.2015.02.035</w:t>
      </w:r>
    </w:p>
    <w:p w14:paraId="606F1AD5" w14:textId="77777777" w:rsidR="00FA2E4F" w:rsidRPr="00FA2E4F" w:rsidRDefault="00FA2E4F" w:rsidP="00FA2E4F">
      <w:pPr>
        <w:contextualSpacing/>
        <w:rPr>
          <w:rFonts w:asciiTheme="majorHAnsi" w:hAnsiTheme="majorHAnsi"/>
          <w:sz w:val="20"/>
          <w:szCs w:val="20"/>
        </w:rPr>
      </w:pPr>
    </w:p>
    <w:p w14:paraId="2165544B"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Reum, J. C. P., Jennings, S. and Hunsicker, M. E. (2015), Implications of scaled δ15N fractionation for community predator–prey body mass ratio estimates in size-structured food webs. J Anim Ecol, 84: 1618–1627. doi:10.1111/1365-2656.12405</w:t>
      </w:r>
    </w:p>
    <w:p w14:paraId="475F7ED6" w14:textId="77777777" w:rsidR="00FA2E4F" w:rsidRPr="00FA2E4F" w:rsidRDefault="00FA2E4F" w:rsidP="00FA2E4F">
      <w:pPr>
        <w:contextualSpacing/>
        <w:rPr>
          <w:rFonts w:asciiTheme="majorHAnsi" w:hAnsiTheme="majorHAnsi"/>
          <w:sz w:val="20"/>
          <w:szCs w:val="20"/>
        </w:rPr>
      </w:pPr>
    </w:p>
    <w:p w14:paraId="3591BD6C"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Riede, J. O., Brose, U., Ebenman, B., Jacob, U., Thompson, R., Townsend, C. R. and Jonsson, T. (2011), Stepping in Elton’s footprints: a general scaling model for body masses and trophic levels across ecosystems. Ecology Letters, 14: 169–178. doi:10.1111/j.1461-0248.2010.01568.x</w:t>
      </w:r>
    </w:p>
    <w:p w14:paraId="331C9E5E" w14:textId="77777777" w:rsidR="00FA2E4F" w:rsidRPr="00FA2E4F" w:rsidRDefault="00FA2E4F" w:rsidP="00FA2E4F">
      <w:pPr>
        <w:contextualSpacing/>
        <w:rPr>
          <w:rFonts w:asciiTheme="majorHAnsi" w:hAnsiTheme="majorHAnsi"/>
          <w:sz w:val="20"/>
          <w:szCs w:val="20"/>
        </w:rPr>
      </w:pPr>
    </w:p>
    <w:p w14:paraId="6BF45696"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Rossberg, A. G., Ishii, R., Amemiya, T. and Itoh, K. (2008). The top-down mechanism for body-mass–abundance scaling. Ecology, 89: 567–580. doi:10.1890/07-0124.1</w:t>
      </w:r>
    </w:p>
    <w:p w14:paraId="17AA9B8D" w14:textId="77777777" w:rsidR="00FA2E4F" w:rsidRPr="00FA2E4F" w:rsidRDefault="00FA2E4F" w:rsidP="00FA2E4F">
      <w:pPr>
        <w:contextualSpacing/>
        <w:rPr>
          <w:rFonts w:asciiTheme="majorHAnsi" w:hAnsiTheme="majorHAnsi"/>
          <w:sz w:val="20"/>
          <w:szCs w:val="20"/>
        </w:rPr>
      </w:pPr>
    </w:p>
    <w:p w14:paraId="071E28CC"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Rossberg, A. G. (2012). A complete analytic theory for structure and dynamics of populations and communities spanning wide ranges in body size. Advances in Ecological Research, 46, 429-522</w:t>
      </w:r>
    </w:p>
    <w:p w14:paraId="2B0FD2E8" w14:textId="77777777" w:rsidR="00FA2E4F" w:rsidRPr="00FA2E4F" w:rsidRDefault="00FA2E4F" w:rsidP="00FA2E4F">
      <w:pPr>
        <w:contextualSpacing/>
        <w:rPr>
          <w:rFonts w:asciiTheme="majorHAnsi" w:hAnsiTheme="majorHAnsi"/>
          <w:sz w:val="20"/>
          <w:szCs w:val="20"/>
        </w:rPr>
      </w:pPr>
    </w:p>
    <w:p w14:paraId="191ADBFC" w14:textId="77777777" w:rsidR="00FA2E4F" w:rsidRPr="00FA2E4F" w:rsidRDefault="00FA2E4F" w:rsidP="00FA2E4F">
      <w:pPr>
        <w:contextualSpacing/>
        <w:rPr>
          <w:rFonts w:asciiTheme="majorHAnsi" w:hAnsiTheme="majorHAnsi"/>
          <w:sz w:val="20"/>
          <w:szCs w:val="20"/>
        </w:rPr>
      </w:pPr>
      <w:r w:rsidRPr="00FA2E4F">
        <w:rPr>
          <w:rFonts w:asciiTheme="majorHAnsi" w:hAnsiTheme="majorHAnsi"/>
          <w:sz w:val="20"/>
          <w:szCs w:val="20"/>
        </w:rPr>
        <w:t>Shephard, S., Fung, T., Houle, J. E., Farnsworth, K. D., Reid, D. G., and Rossberg, A. G. 2012. Size-selective fishing drives species composition in the Celtic Sea. ICES Journal of Marine Science, 69: 223–234</w:t>
      </w:r>
    </w:p>
    <w:p w14:paraId="367613E3" w14:textId="77777777" w:rsidR="00FA2E4F" w:rsidRPr="00FA2E4F" w:rsidRDefault="00FA2E4F" w:rsidP="00FA2E4F">
      <w:pPr>
        <w:contextualSpacing/>
        <w:rPr>
          <w:rFonts w:asciiTheme="majorHAnsi" w:hAnsiTheme="majorHAnsi"/>
          <w:sz w:val="20"/>
          <w:szCs w:val="20"/>
        </w:rPr>
      </w:pPr>
    </w:p>
    <w:p w14:paraId="0F7D41BB" w14:textId="6AE5ADED" w:rsidR="00A80281" w:rsidRPr="00927A86" w:rsidRDefault="00FA2E4F" w:rsidP="00FA2E4F">
      <w:pPr>
        <w:contextualSpacing/>
        <w:rPr>
          <w:rFonts w:asciiTheme="majorHAnsi" w:hAnsiTheme="majorHAnsi"/>
          <w:sz w:val="20"/>
          <w:szCs w:val="20"/>
          <w:highlight w:val="yellow"/>
        </w:rPr>
      </w:pPr>
      <w:r w:rsidRPr="00FA2E4F">
        <w:rPr>
          <w:rFonts w:asciiTheme="majorHAnsi" w:hAnsiTheme="majorHAnsi"/>
          <w:sz w:val="20"/>
          <w:szCs w:val="20"/>
        </w:rPr>
        <w:t>Walker, N. D., Maxwell, D. L., Le Quesne, W. J. F., and Jennings, S. (2017) Estimating efficiency of survey and commercial trawl gears from comparisons of catch-ratios. ICES Journal of Marine Science, doi:10.1093/icesjms/fsw250</w:t>
      </w:r>
    </w:p>
    <w:p w14:paraId="3C2D234C" w14:textId="77777777" w:rsidR="00A734A3" w:rsidRPr="00927A86" w:rsidRDefault="00A734A3" w:rsidP="00A80281">
      <w:pPr>
        <w:rPr>
          <w:rFonts w:asciiTheme="majorHAnsi" w:hAnsiTheme="majorHAnsi"/>
          <w:sz w:val="20"/>
          <w:szCs w:val="20"/>
          <w:highlight w:val="yellow"/>
        </w:rPr>
      </w:pPr>
    </w:p>
    <w:p w14:paraId="2709A6AD" w14:textId="384C11C4" w:rsidR="00D87B95" w:rsidRPr="00927A86" w:rsidRDefault="00D87B95">
      <w:pPr>
        <w:rPr>
          <w:rFonts w:ascii="Arial" w:eastAsia="Arial" w:hAnsi="Arial" w:cs="Arial"/>
          <w:b/>
          <w:color w:val="FF0000"/>
          <w:sz w:val="28"/>
          <w:szCs w:val="28"/>
          <w:highlight w:val="yellow"/>
          <w:u w:val="single"/>
        </w:rPr>
      </w:pPr>
    </w:p>
    <w:p w14:paraId="59525AA7" w14:textId="77777777" w:rsidR="00D87B95" w:rsidRPr="00927A86" w:rsidRDefault="00D87B95">
      <w:pPr>
        <w:rPr>
          <w:rFonts w:ascii="Arial" w:eastAsia="Arial" w:hAnsi="Arial" w:cs="Arial"/>
          <w:b/>
          <w:color w:val="FF0000"/>
          <w:sz w:val="28"/>
          <w:szCs w:val="28"/>
          <w:highlight w:val="yellow"/>
          <w:u w:val="single"/>
        </w:rPr>
      </w:pPr>
    </w:p>
    <w:p w14:paraId="03BEF314" w14:textId="09C0B777" w:rsidR="005A65C3" w:rsidRPr="00927A86" w:rsidRDefault="00AC728F">
      <w:pPr>
        <w:rPr>
          <w:highlight w:val="yellow"/>
        </w:rPr>
      </w:pPr>
      <w:r w:rsidRPr="00927A86">
        <w:rPr>
          <w:rFonts w:ascii="Arial" w:eastAsia="Arial" w:hAnsi="Arial" w:cs="Arial"/>
          <w:b/>
          <w:color w:val="FF0000"/>
          <w:sz w:val="28"/>
          <w:szCs w:val="28"/>
          <w:highlight w:val="yellow"/>
          <w:u w:val="single"/>
        </w:rPr>
        <w:lastRenderedPageBreak/>
        <w:t>FOR COMPLETION BY: Landmark Information Group</w:t>
      </w:r>
    </w:p>
    <w:p w14:paraId="4F800654" w14:textId="77777777" w:rsidR="005A65C3" w:rsidRPr="00927A86" w:rsidRDefault="005A65C3">
      <w:pPr>
        <w:rPr>
          <w:highlight w:val="yellow"/>
        </w:rPr>
      </w:pPr>
    </w:p>
    <w:p w14:paraId="7D7FA9F7" w14:textId="77777777" w:rsidR="005A65C3" w:rsidRPr="00927A86" w:rsidRDefault="00AC728F">
      <w:pPr>
        <w:rPr>
          <w:highlight w:val="yellow"/>
        </w:rPr>
      </w:pPr>
      <w:r w:rsidRPr="00927A86">
        <w:rPr>
          <w:rFonts w:ascii="Arial" w:eastAsia="Arial" w:hAnsi="Arial" w:cs="Arial"/>
          <w:b/>
          <w:sz w:val="28"/>
          <w:szCs w:val="28"/>
          <w:highlight w:val="yellow"/>
        </w:rPr>
        <w:t xml:space="preserve">Annex A: Work Plan </w:t>
      </w:r>
      <w:r w:rsidRPr="00927A86">
        <w:rPr>
          <w:rFonts w:ascii="Arial" w:eastAsia="Arial" w:hAnsi="Arial" w:cs="Arial"/>
          <w:i/>
          <w:sz w:val="18"/>
          <w:szCs w:val="18"/>
          <w:highlight w:val="yellow"/>
        </w:rPr>
        <w:t>Details the work plan down to key activities and identifies the staff resource and any additional assets needed for each key activity.  Only the relevant phases should be complete</w:t>
      </w:r>
      <w:r w:rsidRPr="00927A86">
        <w:rPr>
          <w:rFonts w:ascii="Arial" w:eastAsia="Arial" w:hAnsi="Arial" w:cs="Arial"/>
          <w:i/>
          <w:sz w:val="20"/>
          <w:szCs w:val="20"/>
          <w:highlight w:val="yellow"/>
        </w:rPr>
        <w:t>.</w:t>
      </w:r>
    </w:p>
    <w:tbl>
      <w:tblPr>
        <w:tblStyle w:val="a8"/>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8"/>
        <w:gridCol w:w="2520"/>
        <w:gridCol w:w="1080"/>
        <w:gridCol w:w="1080"/>
        <w:gridCol w:w="1080"/>
        <w:gridCol w:w="900"/>
        <w:gridCol w:w="1800"/>
      </w:tblGrid>
      <w:tr w:rsidR="005A65C3" w:rsidRPr="00927A86" w14:paraId="56E10679" w14:textId="77777777">
        <w:tc>
          <w:tcPr>
            <w:tcW w:w="648" w:type="dxa"/>
            <w:shd w:val="clear" w:color="auto" w:fill="C2D69B"/>
            <w:tcMar>
              <w:left w:w="0" w:type="dxa"/>
              <w:right w:w="0" w:type="dxa"/>
            </w:tcMar>
          </w:tcPr>
          <w:p w14:paraId="25A866B0"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WBS</w:t>
            </w:r>
          </w:p>
        </w:tc>
        <w:tc>
          <w:tcPr>
            <w:tcW w:w="2520" w:type="dxa"/>
            <w:shd w:val="clear" w:color="auto" w:fill="C2D69B"/>
          </w:tcPr>
          <w:p w14:paraId="48782E73"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Activity</w:t>
            </w:r>
          </w:p>
        </w:tc>
        <w:tc>
          <w:tcPr>
            <w:tcW w:w="1080" w:type="dxa"/>
            <w:shd w:val="clear" w:color="auto" w:fill="C2D69B"/>
            <w:tcMar>
              <w:left w:w="28" w:type="dxa"/>
              <w:right w:w="28" w:type="dxa"/>
            </w:tcMar>
          </w:tcPr>
          <w:p w14:paraId="459ADAAD"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Duration</w:t>
            </w:r>
          </w:p>
        </w:tc>
        <w:tc>
          <w:tcPr>
            <w:tcW w:w="1080" w:type="dxa"/>
            <w:shd w:val="clear" w:color="auto" w:fill="C2D69B"/>
          </w:tcPr>
          <w:p w14:paraId="60C40413"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Start</w:t>
            </w:r>
          </w:p>
        </w:tc>
        <w:tc>
          <w:tcPr>
            <w:tcW w:w="1080" w:type="dxa"/>
            <w:shd w:val="clear" w:color="auto" w:fill="C2D69B"/>
          </w:tcPr>
          <w:p w14:paraId="5ADD35F3"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End</w:t>
            </w:r>
          </w:p>
        </w:tc>
        <w:tc>
          <w:tcPr>
            <w:tcW w:w="900" w:type="dxa"/>
            <w:shd w:val="clear" w:color="auto" w:fill="C2D69B"/>
          </w:tcPr>
          <w:p w14:paraId="736B9E70"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Effort</w:t>
            </w:r>
          </w:p>
        </w:tc>
        <w:tc>
          <w:tcPr>
            <w:tcW w:w="1800" w:type="dxa"/>
            <w:shd w:val="clear" w:color="auto" w:fill="C2D69B"/>
          </w:tcPr>
          <w:p w14:paraId="02AA35DD"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Resource/Cost</w:t>
            </w:r>
          </w:p>
        </w:tc>
      </w:tr>
      <w:tr w:rsidR="005A65C3" w:rsidRPr="00927A86" w14:paraId="60830873" w14:textId="77777777">
        <w:trPr>
          <w:trHeight w:val="200"/>
        </w:trPr>
        <w:tc>
          <w:tcPr>
            <w:tcW w:w="648" w:type="dxa"/>
            <w:shd w:val="clear" w:color="auto" w:fill="C2D69B"/>
          </w:tcPr>
          <w:p w14:paraId="11C229BA"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1</w:t>
            </w:r>
          </w:p>
        </w:tc>
        <w:tc>
          <w:tcPr>
            <w:tcW w:w="8460" w:type="dxa"/>
            <w:gridSpan w:val="6"/>
            <w:shd w:val="clear" w:color="auto" w:fill="C2D69B"/>
            <w:tcMar>
              <w:left w:w="0" w:type="dxa"/>
              <w:right w:w="0" w:type="dxa"/>
            </w:tcMar>
          </w:tcPr>
          <w:p w14:paraId="60C77FE9" w14:textId="77777777" w:rsidR="005A65C3" w:rsidRPr="00927A86" w:rsidRDefault="00AC728F">
            <w:pPr>
              <w:spacing w:before="40" w:after="96"/>
              <w:ind w:firstLine="66"/>
              <w:rPr>
                <w:highlight w:val="yellow"/>
              </w:rPr>
            </w:pPr>
            <w:r w:rsidRPr="00927A86">
              <w:rPr>
                <w:rFonts w:ascii="Arial" w:eastAsia="Arial" w:hAnsi="Arial" w:cs="Arial"/>
                <w:b/>
                <w:sz w:val="20"/>
                <w:szCs w:val="20"/>
                <w:highlight w:val="yellow"/>
              </w:rPr>
              <w:t>Analysis</w:t>
            </w:r>
          </w:p>
        </w:tc>
      </w:tr>
      <w:tr w:rsidR="005A65C3" w:rsidRPr="00927A86" w14:paraId="7175F073" w14:textId="77777777">
        <w:tc>
          <w:tcPr>
            <w:tcW w:w="648" w:type="dxa"/>
          </w:tcPr>
          <w:p w14:paraId="1DE818D1" w14:textId="77777777" w:rsidR="005A65C3" w:rsidRPr="00927A86" w:rsidRDefault="00AC728F">
            <w:pPr>
              <w:spacing w:before="40" w:after="96"/>
              <w:rPr>
                <w:highlight w:val="yellow"/>
              </w:rPr>
            </w:pPr>
            <w:r w:rsidRPr="00927A86">
              <w:rPr>
                <w:rFonts w:ascii="Arial" w:eastAsia="Arial" w:hAnsi="Arial" w:cs="Arial"/>
                <w:sz w:val="20"/>
                <w:szCs w:val="20"/>
                <w:highlight w:val="yellow"/>
              </w:rPr>
              <w:t>1.1</w:t>
            </w:r>
          </w:p>
        </w:tc>
        <w:tc>
          <w:tcPr>
            <w:tcW w:w="2520" w:type="dxa"/>
          </w:tcPr>
          <w:p w14:paraId="6C0CD91F" w14:textId="77777777" w:rsidR="005A65C3" w:rsidRPr="00927A86" w:rsidRDefault="005A65C3">
            <w:pPr>
              <w:spacing w:before="40" w:after="96"/>
              <w:rPr>
                <w:highlight w:val="yellow"/>
              </w:rPr>
            </w:pPr>
          </w:p>
        </w:tc>
        <w:tc>
          <w:tcPr>
            <w:tcW w:w="1080" w:type="dxa"/>
          </w:tcPr>
          <w:p w14:paraId="43F27A3D" w14:textId="77777777" w:rsidR="005A65C3" w:rsidRPr="00927A86" w:rsidRDefault="005A65C3">
            <w:pPr>
              <w:spacing w:before="40" w:after="96"/>
              <w:rPr>
                <w:highlight w:val="yellow"/>
              </w:rPr>
            </w:pPr>
          </w:p>
        </w:tc>
        <w:tc>
          <w:tcPr>
            <w:tcW w:w="1080" w:type="dxa"/>
            <w:tcMar>
              <w:left w:w="0" w:type="dxa"/>
              <w:right w:w="0" w:type="dxa"/>
            </w:tcMar>
          </w:tcPr>
          <w:p w14:paraId="4848594A" w14:textId="77777777" w:rsidR="005A65C3" w:rsidRPr="00927A86" w:rsidRDefault="00AC728F">
            <w:pPr>
              <w:spacing w:before="40" w:after="96"/>
              <w:rPr>
                <w:highlight w:val="yellow"/>
              </w:rPr>
            </w:pPr>
            <w:r w:rsidRPr="00927A86">
              <w:rPr>
                <w:rFonts w:ascii="Arial" w:eastAsia="Arial" w:hAnsi="Arial" w:cs="Arial"/>
                <w:i/>
                <w:sz w:val="20"/>
                <w:szCs w:val="20"/>
                <w:highlight w:val="yellow"/>
              </w:rPr>
              <w:t>e.g. Start +1 day</w:t>
            </w:r>
          </w:p>
        </w:tc>
        <w:tc>
          <w:tcPr>
            <w:tcW w:w="1080" w:type="dxa"/>
            <w:tcMar>
              <w:left w:w="0" w:type="dxa"/>
              <w:right w:w="0" w:type="dxa"/>
            </w:tcMar>
          </w:tcPr>
          <w:p w14:paraId="1A9651A3" w14:textId="77777777" w:rsidR="005A65C3" w:rsidRPr="00927A86" w:rsidRDefault="005A65C3">
            <w:pPr>
              <w:spacing w:before="40" w:after="96"/>
              <w:rPr>
                <w:highlight w:val="yellow"/>
              </w:rPr>
            </w:pPr>
          </w:p>
        </w:tc>
        <w:tc>
          <w:tcPr>
            <w:tcW w:w="900" w:type="dxa"/>
          </w:tcPr>
          <w:p w14:paraId="13C6A752" w14:textId="77777777" w:rsidR="005A65C3" w:rsidRPr="00927A86" w:rsidRDefault="005A65C3">
            <w:pPr>
              <w:spacing w:before="40" w:after="96"/>
              <w:rPr>
                <w:highlight w:val="yellow"/>
              </w:rPr>
            </w:pPr>
          </w:p>
        </w:tc>
        <w:tc>
          <w:tcPr>
            <w:tcW w:w="1800" w:type="dxa"/>
          </w:tcPr>
          <w:p w14:paraId="470DA4BE" w14:textId="77777777" w:rsidR="005A65C3" w:rsidRPr="00927A86" w:rsidRDefault="005A65C3">
            <w:pPr>
              <w:spacing w:before="40" w:after="96"/>
              <w:rPr>
                <w:highlight w:val="yellow"/>
              </w:rPr>
            </w:pPr>
          </w:p>
        </w:tc>
      </w:tr>
      <w:tr w:rsidR="005A65C3" w:rsidRPr="00927A86" w14:paraId="71B9240B" w14:textId="77777777">
        <w:tc>
          <w:tcPr>
            <w:tcW w:w="648" w:type="dxa"/>
          </w:tcPr>
          <w:p w14:paraId="54966D67" w14:textId="77777777" w:rsidR="005A65C3" w:rsidRPr="00927A86" w:rsidRDefault="00AC728F">
            <w:pPr>
              <w:spacing w:before="40" w:after="96"/>
              <w:rPr>
                <w:highlight w:val="yellow"/>
              </w:rPr>
            </w:pPr>
            <w:r w:rsidRPr="00927A86">
              <w:rPr>
                <w:rFonts w:ascii="Arial" w:eastAsia="Arial" w:hAnsi="Arial" w:cs="Arial"/>
                <w:sz w:val="20"/>
                <w:szCs w:val="20"/>
                <w:highlight w:val="yellow"/>
              </w:rPr>
              <w:t>1.2</w:t>
            </w:r>
          </w:p>
        </w:tc>
        <w:tc>
          <w:tcPr>
            <w:tcW w:w="2520" w:type="dxa"/>
          </w:tcPr>
          <w:p w14:paraId="29EFEB8D" w14:textId="77777777" w:rsidR="005A65C3" w:rsidRPr="00927A86" w:rsidRDefault="005A65C3">
            <w:pPr>
              <w:spacing w:before="40" w:after="96"/>
              <w:rPr>
                <w:highlight w:val="yellow"/>
              </w:rPr>
            </w:pPr>
          </w:p>
        </w:tc>
        <w:tc>
          <w:tcPr>
            <w:tcW w:w="1080" w:type="dxa"/>
          </w:tcPr>
          <w:p w14:paraId="742C3F9C" w14:textId="77777777" w:rsidR="005A65C3" w:rsidRPr="00927A86" w:rsidRDefault="005A65C3">
            <w:pPr>
              <w:spacing w:before="40" w:after="96"/>
              <w:rPr>
                <w:highlight w:val="yellow"/>
              </w:rPr>
            </w:pPr>
          </w:p>
        </w:tc>
        <w:tc>
          <w:tcPr>
            <w:tcW w:w="1080" w:type="dxa"/>
            <w:tcMar>
              <w:left w:w="0" w:type="dxa"/>
              <w:right w:w="0" w:type="dxa"/>
            </w:tcMar>
          </w:tcPr>
          <w:p w14:paraId="60913722" w14:textId="77777777" w:rsidR="005A65C3" w:rsidRPr="00927A86" w:rsidRDefault="005A65C3">
            <w:pPr>
              <w:spacing w:before="40" w:after="96"/>
              <w:rPr>
                <w:highlight w:val="yellow"/>
              </w:rPr>
            </w:pPr>
          </w:p>
        </w:tc>
        <w:tc>
          <w:tcPr>
            <w:tcW w:w="1080" w:type="dxa"/>
            <w:tcMar>
              <w:left w:w="0" w:type="dxa"/>
              <w:right w:w="0" w:type="dxa"/>
            </w:tcMar>
          </w:tcPr>
          <w:p w14:paraId="3DFD101C" w14:textId="77777777" w:rsidR="005A65C3" w:rsidRPr="00927A86" w:rsidRDefault="005A65C3">
            <w:pPr>
              <w:spacing w:before="40" w:after="96"/>
              <w:rPr>
                <w:highlight w:val="yellow"/>
              </w:rPr>
            </w:pPr>
          </w:p>
        </w:tc>
        <w:tc>
          <w:tcPr>
            <w:tcW w:w="900" w:type="dxa"/>
          </w:tcPr>
          <w:p w14:paraId="305FC635" w14:textId="77777777" w:rsidR="005A65C3" w:rsidRPr="00927A86" w:rsidRDefault="005A65C3">
            <w:pPr>
              <w:spacing w:before="40" w:after="96"/>
              <w:rPr>
                <w:highlight w:val="yellow"/>
              </w:rPr>
            </w:pPr>
          </w:p>
        </w:tc>
        <w:tc>
          <w:tcPr>
            <w:tcW w:w="1800" w:type="dxa"/>
          </w:tcPr>
          <w:p w14:paraId="6543B665" w14:textId="77777777" w:rsidR="005A65C3" w:rsidRPr="00927A86" w:rsidRDefault="005A65C3">
            <w:pPr>
              <w:spacing w:before="40" w:after="96"/>
              <w:rPr>
                <w:highlight w:val="yellow"/>
              </w:rPr>
            </w:pPr>
          </w:p>
        </w:tc>
      </w:tr>
      <w:tr w:rsidR="005A65C3" w:rsidRPr="00927A86" w14:paraId="40D6C85E" w14:textId="77777777">
        <w:tc>
          <w:tcPr>
            <w:tcW w:w="648" w:type="dxa"/>
          </w:tcPr>
          <w:p w14:paraId="66A8B4A7" w14:textId="77777777" w:rsidR="005A65C3" w:rsidRPr="00927A86" w:rsidRDefault="00AC728F">
            <w:pPr>
              <w:spacing w:before="40" w:after="96"/>
              <w:rPr>
                <w:highlight w:val="yellow"/>
              </w:rPr>
            </w:pPr>
            <w:r w:rsidRPr="00927A86">
              <w:rPr>
                <w:rFonts w:ascii="Arial" w:eastAsia="Arial" w:hAnsi="Arial" w:cs="Arial"/>
                <w:sz w:val="20"/>
                <w:szCs w:val="20"/>
                <w:highlight w:val="yellow"/>
              </w:rPr>
              <w:t>1.3</w:t>
            </w:r>
          </w:p>
        </w:tc>
        <w:tc>
          <w:tcPr>
            <w:tcW w:w="2520" w:type="dxa"/>
          </w:tcPr>
          <w:p w14:paraId="712751D7" w14:textId="77777777" w:rsidR="005A65C3" w:rsidRPr="00927A86" w:rsidRDefault="005A65C3">
            <w:pPr>
              <w:spacing w:before="40" w:after="96"/>
              <w:rPr>
                <w:highlight w:val="yellow"/>
              </w:rPr>
            </w:pPr>
          </w:p>
        </w:tc>
        <w:tc>
          <w:tcPr>
            <w:tcW w:w="1080" w:type="dxa"/>
          </w:tcPr>
          <w:p w14:paraId="0C7BA9E2" w14:textId="77777777" w:rsidR="005A65C3" w:rsidRPr="00927A86" w:rsidRDefault="005A65C3">
            <w:pPr>
              <w:spacing w:before="40" w:after="96"/>
              <w:rPr>
                <w:highlight w:val="yellow"/>
              </w:rPr>
            </w:pPr>
          </w:p>
        </w:tc>
        <w:tc>
          <w:tcPr>
            <w:tcW w:w="1080" w:type="dxa"/>
            <w:tcMar>
              <w:left w:w="0" w:type="dxa"/>
              <w:right w:w="0" w:type="dxa"/>
            </w:tcMar>
          </w:tcPr>
          <w:p w14:paraId="7F30F17B" w14:textId="77777777" w:rsidR="005A65C3" w:rsidRPr="00927A86" w:rsidRDefault="005A65C3">
            <w:pPr>
              <w:spacing w:before="40" w:after="96"/>
              <w:rPr>
                <w:highlight w:val="yellow"/>
              </w:rPr>
            </w:pPr>
          </w:p>
        </w:tc>
        <w:tc>
          <w:tcPr>
            <w:tcW w:w="1080" w:type="dxa"/>
            <w:tcMar>
              <w:left w:w="0" w:type="dxa"/>
              <w:right w:w="0" w:type="dxa"/>
            </w:tcMar>
          </w:tcPr>
          <w:p w14:paraId="13ACE63C" w14:textId="77777777" w:rsidR="005A65C3" w:rsidRPr="00927A86" w:rsidRDefault="005A65C3">
            <w:pPr>
              <w:spacing w:before="40" w:after="96"/>
              <w:rPr>
                <w:highlight w:val="yellow"/>
              </w:rPr>
            </w:pPr>
          </w:p>
        </w:tc>
        <w:tc>
          <w:tcPr>
            <w:tcW w:w="900" w:type="dxa"/>
          </w:tcPr>
          <w:p w14:paraId="6B094AA9" w14:textId="77777777" w:rsidR="005A65C3" w:rsidRPr="00927A86" w:rsidRDefault="005A65C3">
            <w:pPr>
              <w:spacing w:before="40" w:after="96"/>
              <w:rPr>
                <w:highlight w:val="yellow"/>
              </w:rPr>
            </w:pPr>
          </w:p>
        </w:tc>
        <w:tc>
          <w:tcPr>
            <w:tcW w:w="1800" w:type="dxa"/>
          </w:tcPr>
          <w:p w14:paraId="5E821E71" w14:textId="77777777" w:rsidR="005A65C3" w:rsidRPr="00927A86" w:rsidRDefault="005A65C3">
            <w:pPr>
              <w:spacing w:before="40" w:after="96"/>
              <w:rPr>
                <w:highlight w:val="yellow"/>
              </w:rPr>
            </w:pPr>
          </w:p>
        </w:tc>
      </w:tr>
      <w:tr w:rsidR="005A65C3" w:rsidRPr="00927A86" w14:paraId="0A474AFF" w14:textId="77777777">
        <w:tc>
          <w:tcPr>
            <w:tcW w:w="648" w:type="dxa"/>
            <w:shd w:val="clear" w:color="auto" w:fill="C2D69B"/>
          </w:tcPr>
          <w:p w14:paraId="0AD18688"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2</w:t>
            </w:r>
          </w:p>
        </w:tc>
        <w:tc>
          <w:tcPr>
            <w:tcW w:w="8460" w:type="dxa"/>
            <w:gridSpan w:val="6"/>
            <w:shd w:val="clear" w:color="auto" w:fill="C2D69B"/>
          </w:tcPr>
          <w:p w14:paraId="2322D4B8"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Design</w:t>
            </w:r>
          </w:p>
        </w:tc>
      </w:tr>
      <w:tr w:rsidR="005A65C3" w:rsidRPr="00927A86" w14:paraId="461B334D" w14:textId="77777777">
        <w:tc>
          <w:tcPr>
            <w:tcW w:w="648" w:type="dxa"/>
          </w:tcPr>
          <w:p w14:paraId="6C14DC4B" w14:textId="77777777" w:rsidR="005A65C3" w:rsidRPr="00927A86" w:rsidRDefault="00AC728F">
            <w:pPr>
              <w:spacing w:before="40" w:after="96"/>
              <w:rPr>
                <w:highlight w:val="yellow"/>
              </w:rPr>
            </w:pPr>
            <w:r w:rsidRPr="00927A86">
              <w:rPr>
                <w:rFonts w:ascii="Arial" w:eastAsia="Arial" w:hAnsi="Arial" w:cs="Arial"/>
                <w:sz w:val="20"/>
                <w:szCs w:val="20"/>
                <w:highlight w:val="yellow"/>
              </w:rPr>
              <w:t>2.1</w:t>
            </w:r>
          </w:p>
        </w:tc>
        <w:tc>
          <w:tcPr>
            <w:tcW w:w="2520" w:type="dxa"/>
          </w:tcPr>
          <w:p w14:paraId="77542A45" w14:textId="77777777" w:rsidR="005A65C3" w:rsidRPr="00927A86" w:rsidRDefault="005A65C3">
            <w:pPr>
              <w:spacing w:before="40" w:after="96"/>
              <w:rPr>
                <w:highlight w:val="yellow"/>
              </w:rPr>
            </w:pPr>
          </w:p>
        </w:tc>
        <w:tc>
          <w:tcPr>
            <w:tcW w:w="1080" w:type="dxa"/>
          </w:tcPr>
          <w:p w14:paraId="72E6912C" w14:textId="77777777" w:rsidR="005A65C3" w:rsidRPr="00927A86" w:rsidRDefault="005A65C3">
            <w:pPr>
              <w:spacing w:before="40" w:after="96"/>
              <w:rPr>
                <w:highlight w:val="yellow"/>
              </w:rPr>
            </w:pPr>
          </w:p>
        </w:tc>
        <w:tc>
          <w:tcPr>
            <w:tcW w:w="1080" w:type="dxa"/>
            <w:tcMar>
              <w:left w:w="0" w:type="dxa"/>
              <w:right w:w="0" w:type="dxa"/>
            </w:tcMar>
          </w:tcPr>
          <w:p w14:paraId="125C4BC9" w14:textId="77777777" w:rsidR="005A65C3" w:rsidRPr="00927A86" w:rsidRDefault="005A65C3">
            <w:pPr>
              <w:spacing w:before="40" w:after="96"/>
              <w:rPr>
                <w:highlight w:val="yellow"/>
              </w:rPr>
            </w:pPr>
          </w:p>
        </w:tc>
        <w:tc>
          <w:tcPr>
            <w:tcW w:w="1080" w:type="dxa"/>
            <w:tcMar>
              <w:left w:w="0" w:type="dxa"/>
              <w:right w:w="0" w:type="dxa"/>
            </w:tcMar>
          </w:tcPr>
          <w:p w14:paraId="79D408CD" w14:textId="77777777" w:rsidR="005A65C3" w:rsidRPr="00927A86" w:rsidRDefault="005A65C3">
            <w:pPr>
              <w:spacing w:before="40" w:after="96"/>
              <w:rPr>
                <w:highlight w:val="yellow"/>
              </w:rPr>
            </w:pPr>
          </w:p>
        </w:tc>
        <w:tc>
          <w:tcPr>
            <w:tcW w:w="900" w:type="dxa"/>
          </w:tcPr>
          <w:p w14:paraId="566295CF" w14:textId="77777777" w:rsidR="005A65C3" w:rsidRPr="00927A86" w:rsidRDefault="005A65C3">
            <w:pPr>
              <w:spacing w:before="40" w:after="96"/>
              <w:rPr>
                <w:highlight w:val="yellow"/>
              </w:rPr>
            </w:pPr>
          </w:p>
        </w:tc>
        <w:tc>
          <w:tcPr>
            <w:tcW w:w="1800" w:type="dxa"/>
          </w:tcPr>
          <w:p w14:paraId="1F1A116D" w14:textId="77777777" w:rsidR="005A65C3" w:rsidRPr="00927A86" w:rsidRDefault="005A65C3">
            <w:pPr>
              <w:spacing w:before="40" w:after="96"/>
              <w:rPr>
                <w:highlight w:val="yellow"/>
              </w:rPr>
            </w:pPr>
          </w:p>
        </w:tc>
      </w:tr>
      <w:tr w:rsidR="005A65C3" w:rsidRPr="00927A86" w14:paraId="03D4A227" w14:textId="77777777">
        <w:tc>
          <w:tcPr>
            <w:tcW w:w="648" w:type="dxa"/>
          </w:tcPr>
          <w:p w14:paraId="1C8BED5D" w14:textId="77777777" w:rsidR="005A65C3" w:rsidRPr="00927A86" w:rsidRDefault="00AC728F">
            <w:pPr>
              <w:spacing w:before="40" w:after="96"/>
              <w:rPr>
                <w:highlight w:val="yellow"/>
              </w:rPr>
            </w:pPr>
            <w:r w:rsidRPr="00927A86">
              <w:rPr>
                <w:rFonts w:ascii="Arial" w:eastAsia="Arial" w:hAnsi="Arial" w:cs="Arial"/>
                <w:sz w:val="20"/>
                <w:szCs w:val="20"/>
                <w:highlight w:val="yellow"/>
              </w:rPr>
              <w:t>2.2</w:t>
            </w:r>
          </w:p>
        </w:tc>
        <w:tc>
          <w:tcPr>
            <w:tcW w:w="2520" w:type="dxa"/>
          </w:tcPr>
          <w:p w14:paraId="3F1DBAD6" w14:textId="77777777" w:rsidR="005A65C3" w:rsidRPr="00927A86" w:rsidRDefault="005A65C3">
            <w:pPr>
              <w:spacing w:before="40" w:after="96"/>
              <w:rPr>
                <w:highlight w:val="yellow"/>
              </w:rPr>
            </w:pPr>
          </w:p>
        </w:tc>
        <w:tc>
          <w:tcPr>
            <w:tcW w:w="1080" w:type="dxa"/>
          </w:tcPr>
          <w:p w14:paraId="72958A77" w14:textId="77777777" w:rsidR="005A65C3" w:rsidRPr="00927A86" w:rsidRDefault="005A65C3">
            <w:pPr>
              <w:spacing w:before="40" w:after="96"/>
              <w:rPr>
                <w:highlight w:val="yellow"/>
              </w:rPr>
            </w:pPr>
          </w:p>
        </w:tc>
        <w:tc>
          <w:tcPr>
            <w:tcW w:w="1080" w:type="dxa"/>
            <w:tcMar>
              <w:left w:w="0" w:type="dxa"/>
              <w:right w:w="0" w:type="dxa"/>
            </w:tcMar>
          </w:tcPr>
          <w:p w14:paraId="6DEDF88E" w14:textId="77777777" w:rsidR="005A65C3" w:rsidRPr="00927A86" w:rsidRDefault="005A65C3">
            <w:pPr>
              <w:spacing w:before="40" w:after="96"/>
              <w:rPr>
                <w:highlight w:val="yellow"/>
              </w:rPr>
            </w:pPr>
          </w:p>
        </w:tc>
        <w:tc>
          <w:tcPr>
            <w:tcW w:w="1080" w:type="dxa"/>
            <w:tcMar>
              <w:left w:w="0" w:type="dxa"/>
              <w:right w:w="0" w:type="dxa"/>
            </w:tcMar>
          </w:tcPr>
          <w:p w14:paraId="5D654D34" w14:textId="77777777" w:rsidR="005A65C3" w:rsidRPr="00927A86" w:rsidRDefault="005A65C3">
            <w:pPr>
              <w:spacing w:before="40" w:after="96"/>
              <w:rPr>
                <w:highlight w:val="yellow"/>
              </w:rPr>
            </w:pPr>
          </w:p>
        </w:tc>
        <w:tc>
          <w:tcPr>
            <w:tcW w:w="900" w:type="dxa"/>
          </w:tcPr>
          <w:p w14:paraId="124FBA35" w14:textId="77777777" w:rsidR="005A65C3" w:rsidRPr="00927A86" w:rsidRDefault="005A65C3">
            <w:pPr>
              <w:spacing w:before="40" w:after="96"/>
              <w:rPr>
                <w:highlight w:val="yellow"/>
              </w:rPr>
            </w:pPr>
          </w:p>
        </w:tc>
        <w:tc>
          <w:tcPr>
            <w:tcW w:w="1800" w:type="dxa"/>
          </w:tcPr>
          <w:p w14:paraId="17A72F77" w14:textId="77777777" w:rsidR="005A65C3" w:rsidRPr="00927A86" w:rsidRDefault="005A65C3">
            <w:pPr>
              <w:spacing w:before="40" w:after="96"/>
              <w:rPr>
                <w:highlight w:val="yellow"/>
              </w:rPr>
            </w:pPr>
          </w:p>
        </w:tc>
      </w:tr>
      <w:tr w:rsidR="005A65C3" w:rsidRPr="00927A86" w14:paraId="798FEC12" w14:textId="77777777">
        <w:tc>
          <w:tcPr>
            <w:tcW w:w="648" w:type="dxa"/>
          </w:tcPr>
          <w:p w14:paraId="0F5D754F" w14:textId="77777777" w:rsidR="005A65C3" w:rsidRPr="00927A86" w:rsidRDefault="00AC728F">
            <w:pPr>
              <w:spacing w:before="40" w:after="96"/>
              <w:rPr>
                <w:highlight w:val="yellow"/>
              </w:rPr>
            </w:pPr>
            <w:r w:rsidRPr="00927A86">
              <w:rPr>
                <w:rFonts w:ascii="Arial" w:eastAsia="Arial" w:hAnsi="Arial" w:cs="Arial"/>
                <w:sz w:val="20"/>
                <w:szCs w:val="20"/>
                <w:highlight w:val="yellow"/>
              </w:rPr>
              <w:t>2.3</w:t>
            </w:r>
          </w:p>
        </w:tc>
        <w:tc>
          <w:tcPr>
            <w:tcW w:w="2520" w:type="dxa"/>
          </w:tcPr>
          <w:p w14:paraId="0F6A0196" w14:textId="77777777" w:rsidR="005A65C3" w:rsidRPr="00927A86" w:rsidRDefault="005A65C3">
            <w:pPr>
              <w:spacing w:before="40" w:after="96"/>
              <w:rPr>
                <w:highlight w:val="yellow"/>
              </w:rPr>
            </w:pPr>
          </w:p>
        </w:tc>
        <w:tc>
          <w:tcPr>
            <w:tcW w:w="1080" w:type="dxa"/>
          </w:tcPr>
          <w:p w14:paraId="70CB9F92" w14:textId="77777777" w:rsidR="005A65C3" w:rsidRPr="00927A86" w:rsidRDefault="005A65C3">
            <w:pPr>
              <w:spacing w:before="40" w:after="96"/>
              <w:rPr>
                <w:highlight w:val="yellow"/>
              </w:rPr>
            </w:pPr>
          </w:p>
        </w:tc>
        <w:tc>
          <w:tcPr>
            <w:tcW w:w="1080" w:type="dxa"/>
            <w:tcMar>
              <w:left w:w="0" w:type="dxa"/>
              <w:right w:w="0" w:type="dxa"/>
            </w:tcMar>
          </w:tcPr>
          <w:p w14:paraId="4EB59A33" w14:textId="77777777" w:rsidR="005A65C3" w:rsidRPr="00927A86" w:rsidRDefault="005A65C3">
            <w:pPr>
              <w:spacing w:before="40" w:after="96"/>
              <w:rPr>
                <w:highlight w:val="yellow"/>
              </w:rPr>
            </w:pPr>
          </w:p>
        </w:tc>
        <w:tc>
          <w:tcPr>
            <w:tcW w:w="1080" w:type="dxa"/>
            <w:tcMar>
              <w:left w:w="0" w:type="dxa"/>
              <w:right w:w="0" w:type="dxa"/>
            </w:tcMar>
          </w:tcPr>
          <w:p w14:paraId="27E9819A" w14:textId="77777777" w:rsidR="005A65C3" w:rsidRPr="00927A86" w:rsidRDefault="005A65C3">
            <w:pPr>
              <w:spacing w:before="40" w:after="96"/>
              <w:rPr>
                <w:highlight w:val="yellow"/>
              </w:rPr>
            </w:pPr>
          </w:p>
        </w:tc>
        <w:tc>
          <w:tcPr>
            <w:tcW w:w="900" w:type="dxa"/>
          </w:tcPr>
          <w:p w14:paraId="441DBA13" w14:textId="77777777" w:rsidR="005A65C3" w:rsidRPr="00927A86" w:rsidRDefault="005A65C3">
            <w:pPr>
              <w:spacing w:before="40" w:after="96"/>
              <w:rPr>
                <w:highlight w:val="yellow"/>
              </w:rPr>
            </w:pPr>
          </w:p>
        </w:tc>
        <w:tc>
          <w:tcPr>
            <w:tcW w:w="1800" w:type="dxa"/>
          </w:tcPr>
          <w:p w14:paraId="43784F88" w14:textId="77777777" w:rsidR="005A65C3" w:rsidRPr="00927A86" w:rsidRDefault="005A65C3">
            <w:pPr>
              <w:spacing w:before="40" w:after="96"/>
              <w:rPr>
                <w:highlight w:val="yellow"/>
              </w:rPr>
            </w:pPr>
          </w:p>
        </w:tc>
      </w:tr>
      <w:tr w:rsidR="005A65C3" w:rsidRPr="00927A86" w14:paraId="1A68E4D3" w14:textId="77777777">
        <w:tc>
          <w:tcPr>
            <w:tcW w:w="648" w:type="dxa"/>
            <w:shd w:val="clear" w:color="auto" w:fill="C2D69B"/>
          </w:tcPr>
          <w:p w14:paraId="21605C50"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3</w:t>
            </w:r>
          </w:p>
        </w:tc>
        <w:tc>
          <w:tcPr>
            <w:tcW w:w="8460" w:type="dxa"/>
            <w:gridSpan w:val="6"/>
            <w:shd w:val="clear" w:color="auto" w:fill="C2D69B"/>
          </w:tcPr>
          <w:p w14:paraId="08C22097"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Build</w:t>
            </w:r>
          </w:p>
        </w:tc>
      </w:tr>
      <w:tr w:rsidR="005A65C3" w:rsidRPr="00927A86" w14:paraId="21A3635F" w14:textId="77777777">
        <w:tc>
          <w:tcPr>
            <w:tcW w:w="648" w:type="dxa"/>
          </w:tcPr>
          <w:p w14:paraId="451F2D52" w14:textId="77777777" w:rsidR="005A65C3" w:rsidRPr="00927A86" w:rsidRDefault="00AC728F">
            <w:pPr>
              <w:spacing w:before="40" w:after="96"/>
              <w:rPr>
                <w:highlight w:val="yellow"/>
              </w:rPr>
            </w:pPr>
            <w:r w:rsidRPr="00927A86">
              <w:rPr>
                <w:rFonts w:ascii="Arial" w:eastAsia="Arial" w:hAnsi="Arial" w:cs="Arial"/>
                <w:sz w:val="20"/>
                <w:szCs w:val="20"/>
                <w:highlight w:val="yellow"/>
              </w:rPr>
              <w:t>3.1</w:t>
            </w:r>
          </w:p>
        </w:tc>
        <w:tc>
          <w:tcPr>
            <w:tcW w:w="2520" w:type="dxa"/>
          </w:tcPr>
          <w:p w14:paraId="581A853E" w14:textId="77777777" w:rsidR="005A65C3" w:rsidRPr="00927A86" w:rsidRDefault="005A65C3">
            <w:pPr>
              <w:spacing w:before="40" w:after="96"/>
              <w:rPr>
                <w:highlight w:val="yellow"/>
              </w:rPr>
            </w:pPr>
          </w:p>
        </w:tc>
        <w:tc>
          <w:tcPr>
            <w:tcW w:w="1080" w:type="dxa"/>
          </w:tcPr>
          <w:p w14:paraId="0C768F4B" w14:textId="77777777" w:rsidR="005A65C3" w:rsidRPr="00927A86" w:rsidRDefault="005A65C3">
            <w:pPr>
              <w:spacing w:before="40" w:after="96"/>
              <w:rPr>
                <w:highlight w:val="yellow"/>
              </w:rPr>
            </w:pPr>
          </w:p>
        </w:tc>
        <w:tc>
          <w:tcPr>
            <w:tcW w:w="1080" w:type="dxa"/>
            <w:tcMar>
              <w:left w:w="0" w:type="dxa"/>
              <w:right w:w="0" w:type="dxa"/>
            </w:tcMar>
          </w:tcPr>
          <w:p w14:paraId="3B63D5B6" w14:textId="77777777" w:rsidR="005A65C3" w:rsidRPr="00927A86" w:rsidRDefault="005A65C3">
            <w:pPr>
              <w:spacing w:before="40" w:after="96"/>
              <w:rPr>
                <w:highlight w:val="yellow"/>
              </w:rPr>
            </w:pPr>
          </w:p>
        </w:tc>
        <w:tc>
          <w:tcPr>
            <w:tcW w:w="1080" w:type="dxa"/>
            <w:tcMar>
              <w:left w:w="0" w:type="dxa"/>
              <w:right w:w="0" w:type="dxa"/>
            </w:tcMar>
          </w:tcPr>
          <w:p w14:paraId="000A7A11" w14:textId="77777777" w:rsidR="005A65C3" w:rsidRPr="00927A86" w:rsidRDefault="005A65C3">
            <w:pPr>
              <w:spacing w:before="40" w:after="96"/>
              <w:rPr>
                <w:highlight w:val="yellow"/>
              </w:rPr>
            </w:pPr>
          </w:p>
        </w:tc>
        <w:tc>
          <w:tcPr>
            <w:tcW w:w="900" w:type="dxa"/>
          </w:tcPr>
          <w:p w14:paraId="2CF99493" w14:textId="77777777" w:rsidR="005A65C3" w:rsidRPr="00927A86" w:rsidRDefault="005A65C3">
            <w:pPr>
              <w:spacing w:before="40" w:after="96"/>
              <w:rPr>
                <w:highlight w:val="yellow"/>
              </w:rPr>
            </w:pPr>
          </w:p>
        </w:tc>
        <w:tc>
          <w:tcPr>
            <w:tcW w:w="1800" w:type="dxa"/>
          </w:tcPr>
          <w:p w14:paraId="7DC5A04B" w14:textId="77777777" w:rsidR="005A65C3" w:rsidRPr="00927A86" w:rsidRDefault="005A65C3">
            <w:pPr>
              <w:spacing w:before="40" w:after="96"/>
              <w:rPr>
                <w:highlight w:val="yellow"/>
              </w:rPr>
            </w:pPr>
          </w:p>
        </w:tc>
      </w:tr>
      <w:tr w:rsidR="005A65C3" w:rsidRPr="00927A86" w14:paraId="7166D5B2" w14:textId="77777777">
        <w:tc>
          <w:tcPr>
            <w:tcW w:w="648" w:type="dxa"/>
          </w:tcPr>
          <w:p w14:paraId="1427EC63" w14:textId="77777777" w:rsidR="005A65C3" w:rsidRPr="00927A86" w:rsidRDefault="00AC728F">
            <w:pPr>
              <w:spacing w:before="40" w:after="96"/>
              <w:rPr>
                <w:highlight w:val="yellow"/>
              </w:rPr>
            </w:pPr>
            <w:r w:rsidRPr="00927A86">
              <w:rPr>
                <w:rFonts w:ascii="Arial" w:eastAsia="Arial" w:hAnsi="Arial" w:cs="Arial"/>
                <w:sz w:val="20"/>
                <w:szCs w:val="20"/>
                <w:highlight w:val="yellow"/>
              </w:rPr>
              <w:t>3.2</w:t>
            </w:r>
          </w:p>
        </w:tc>
        <w:tc>
          <w:tcPr>
            <w:tcW w:w="2520" w:type="dxa"/>
          </w:tcPr>
          <w:p w14:paraId="5AA44045" w14:textId="77777777" w:rsidR="005A65C3" w:rsidRPr="00927A86" w:rsidRDefault="005A65C3">
            <w:pPr>
              <w:spacing w:before="40" w:after="96"/>
              <w:rPr>
                <w:highlight w:val="yellow"/>
              </w:rPr>
            </w:pPr>
          </w:p>
        </w:tc>
        <w:tc>
          <w:tcPr>
            <w:tcW w:w="1080" w:type="dxa"/>
          </w:tcPr>
          <w:p w14:paraId="6A427AA5" w14:textId="77777777" w:rsidR="005A65C3" w:rsidRPr="00927A86" w:rsidRDefault="005A65C3">
            <w:pPr>
              <w:spacing w:before="40" w:after="96"/>
              <w:rPr>
                <w:highlight w:val="yellow"/>
              </w:rPr>
            </w:pPr>
          </w:p>
        </w:tc>
        <w:tc>
          <w:tcPr>
            <w:tcW w:w="1080" w:type="dxa"/>
            <w:tcMar>
              <w:left w:w="0" w:type="dxa"/>
              <w:right w:w="0" w:type="dxa"/>
            </w:tcMar>
          </w:tcPr>
          <w:p w14:paraId="1367F525" w14:textId="77777777" w:rsidR="005A65C3" w:rsidRPr="00927A86" w:rsidRDefault="005A65C3">
            <w:pPr>
              <w:spacing w:before="40" w:after="96"/>
              <w:rPr>
                <w:highlight w:val="yellow"/>
              </w:rPr>
            </w:pPr>
          </w:p>
        </w:tc>
        <w:tc>
          <w:tcPr>
            <w:tcW w:w="1080" w:type="dxa"/>
            <w:tcMar>
              <w:left w:w="0" w:type="dxa"/>
              <w:right w:w="0" w:type="dxa"/>
            </w:tcMar>
          </w:tcPr>
          <w:p w14:paraId="163440D2" w14:textId="77777777" w:rsidR="005A65C3" w:rsidRPr="00927A86" w:rsidRDefault="005A65C3">
            <w:pPr>
              <w:spacing w:before="40" w:after="96"/>
              <w:rPr>
                <w:highlight w:val="yellow"/>
              </w:rPr>
            </w:pPr>
          </w:p>
        </w:tc>
        <w:tc>
          <w:tcPr>
            <w:tcW w:w="900" w:type="dxa"/>
          </w:tcPr>
          <w:p w14:paraId="6DA76A7D" w14:textId="77777777" w:rsidR="005A65C3" w:rsidRPr="00927A86" w:rsidRDefault="005A65C3">
            <w:pPr>
              <w:spacing w:before="40" w:after="96"/>
              <w:rPr>
                <w:highlight w:val="yellow"/>
              </w:rPr>
            </w:pPr>
          </w:p>
        </w:tc>
        <w:tc>
          <w:tcPr>
            <w:tcW w:w="1800" w:type="dxa"/>
          </w:tcPr>
          <w:p w14:paraId="4AAD3213" w14:textId="77777777" w:rsidR="005A65C3" w:rsidRPr="00927A86" w:rsidRDefault="005A65C3">
            <w:pPr>
              <w:spacing w:before="40" w:after="96"/>
              <w:rPr>
                <w:highlight w:val="yellow"/>
              </w:rPr>
            </w:pPr>
          </w:p>
        </w:tc>
      </w:tr>
      <w:tr w:rsidR="005A65C3" w:rsidRPr="00927A86" w14:paraId="57ED86EB" w14:textId="77777777">
        <w:tc>
          <w:tcPr>
            <w:tcW w:w="648" w:type="dxa"/>
          </w:tcPr>
          <w:p w14:paraId="112102DB" w14:textId="77777777" w:rsidR="005A65C3" w:rsidRPr="00927A86" w:rsidRDefault="00AC728F">
            <w:pPr>
              <w:spacing w:before="40" w:after="96"/>
              <w:rPr>
                <w:highlight w:val="yellow"/>
              </w:rPr>
            </w:pPr>
            <w:r w:rsidRPr="00927A86">
              <w:rPr>
                <w:rFonts w:ascii="Arial" w:eastAsia="Arial" w:hAnsi="Arial" w:cs="Arial"/>
                <w:sz w:val="20"/>
                <w:szCs w:val="20"/>
                <w:highlight w:val="yellow"/>
              </w:rPr>
              <w:t>3.3</w:t>
            </w:r>
          </w:p>
        </w:tc>
        <w:tc>
          <w:tcPr>
            <w:tcW w:w="2520" w:type="dxa"/>
          </w:tcPr>
          <w:p w14:paraId="3A774255" w14:textId="77777777" w:rsidR="005A65C3" w:rsidRPr="00927A86" w:rsidRDefault="005A65C3">
            <w:pPr>
              <w:spacing w:before="40" w:after="96"/>
              <w:rPr>
                <w:highlight w:val="yellow"/>
              </w:rPr>
            </w:pPr>
          </w:p>
        </w:tc>
        <w:tc>
          <w:tcPr>
            <w:tcW w:w="1080" w:type="dxa"/>
          </w:tcPr>
          <w:p w14:paraId="0C388841" w14:textId="77777777" w:rsidR="005A65C3" w:rsidRPr="00927A86" w:rsidRDefault="005A65C3">
            <w:pPr>
              <w:spacing w:before="40" w:after="96"/>
              <w:rPr>
                <w:highlight w:val="yellow"/>
              </w:rPr>
            </w:pPr>
          </w:p>
        </w:tc>
        <w:tc>
          <w:tcPr>
            <w:tcW w:w="1080" w:type="dxa"/>
            <w:tcMar>
              <w:left w:w="0" w:type="dxa"/>
              <w:right w:w="0" w:type="dxa"/>
            </w:tcMar>
          </w:tcPr>
          <w:p w14:paraId="6FCFE320" w14:textId="77777777" w:rsidR="005A65C3" w:rsidRPr="00927A86" w:rsidRDefault="005A65C3">
            <w:pPr>
              <w:spacing w:before="40" w:after="96"/>
              <w:rPr>
                <w:highlight w:val="yellow"/>
              </w:rPr>
            </w:pPr>
          </w:p>
        </w:tc>
        <w:tc>
          <w:tcPr>
            <w:tcW w:w="1080" w:type="dxa"/>
            <w:tcMar>
              <w:left w:w="0" w:type="dxa"/>
              <w:right w:w="0" w:type="dxa"/>
            </w:tcMar>
          </w:tcPr>
          <w:p w14:paraId="154947B3" w14:textId="77777777" w:rsidR="005A65C3" w:rsidRPr="00927A86" w:rsidRDefault="005A65C3">
            <w:pPr>
              <w:spacing w:before="40" w:after="96"/>
              <w:rPr>
                <w:highlight w:val="yellow"/>
              </w:rPr>
            </w:pPr>
          </w:p>
        </w:tc>
        <w:tc>
          <w:tcPr>
            <w:tcW w:w="900" w:type="dxa"/>
          </w:tcPr>
          <w:p w14:paraId="37506848" w14:textId="77777777" w:rsidR="005A65C3" w:rsidRPr="00927A86" w:rsidRDefault="005A65C3">
            <w:pPr>
              <w:spacing w:before="40" w:after="96"/>
              <w:rPr>
                <w:highlight w:val="yellow"/>
              </w:rPr>
            </w:pPr>
          </w:p>
        </w:tc>
        <w:tc>
          <w:tcPr>
            <w:tcW w:w="1800" w:type="dxa"/>
          </w:tcPr>
          <w:p w14:paraId="22BD6C39" w14:textId="77777777" w:rsidR="005A65C3" w:rsidRPr="00927A86" w:rsidRDefault="005A65C3">
            <w:pPr>
              <w:spacing w:before="40" w:after="96"/>
              <w:rPr>
                <w:highlight w:val="yellow"/>
              </w:rPr>
            </w:pPr>
          </w:p>
        </w:tc>
      </w:tr>
      <w:tr w:rsidR="005A65C3" w:rsidRPr="00927A86" w14:paraId="2EAF98FD" w14:textId="77777777">
        <w:tc>
          <w:tcPr>
            <w:tcW w:w="648" w:type="dxa"/>
            <w:shd w:val="clear" w:color="auto" w:fill="C2D69B"/>
          </w:tcPr>
          <w:p w14:paraId="4E5DD8C3"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4</w:t>
            </w:r>
          </w:p>
        </w:tc>
        <w:tc>
          <w:tcPr>
            <w:tcW w:w="8460" w:type="dxa"/>
            <w:gridSpan w:val="6"/>
            <w:shd w:val="clear" w:color="auto" w:fill="C2D69B"/>
          </w:tcPr>
          <w:p w14:paraId="01518031"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Test</w:t>
            </w:r>
          </w:p>
        </w:tc>
      </w:tr>
      <w:tr w:rsidR="005A65C3" w:rsidRPr="00927A86" w14:paraId="15949684" w14:textId="77777777">
        <w:tc>
          <w:tcPr>
            <w:tcW w:w="648" w:type="dxa"/>
          </w:tcPr>
          <w:p w14:paraId="218CFCCD" w14:textId="77777777" w:rsidR="005A65C3" w:rsidRPr="00927A86" w:rsidRDefault="00AC728F">
            <w:pPr>
              <w:spacing w:before="40" w:after="96"/>
              <w:rPr>
                <w:highlight w:val="yellow"/>
              </w:rPr>
            </w:pPr>
            <w:r w:rsidRPr="00927A86">
              <w:rPr>
                <w:rFonts w:ascii="Arial" w:eastAsia="Arial" w:hAnsi="Arial" w:cs="Arial"/>
                <w:sz w:val="20"/>
                <w:szCs w:val="20"/>
                <w:highlight w:val="yellow"/>
              </w:rPr>
              <w:t>4.1</w:t>
            </w:r>
          </w:p>
        </w:tc>
        <w:tc>
          <w:tcPr>
            <w:tcW w:w="2520" w:type="dxa"/>
          </w:tcPr>
          <w:p w14:paraId="38CB101D" w14:textId="77777777" w:rsidR="005A65C3" w:rsidRPr="00927A86" w:rsidRDefault="005A65C3">
            <w:pPr>
              <w:spacing w:before="40" w:after="96"/>
              <w:rPr>
                <w:highlight w:val="yellow"/>
              </w:rPr>
            </w:pPr>
          </w:p>
        </w:tc>
        <w:tc>
          <w:tcPr>
            <w:tcW w:w="1080" w:type="dxa"/>
          </w:tcPr>
          <w:p w14:paraId="6135FD3D" w14:textId="77777777" w:rsidR="005A65C3" w:rsidRPr="00927A86" w:rsidRDefault="005A65C3">
            <w:pPr>
              <w:spacing w:before="40" w:after="96"/>
              <w:rPr>
                <w:highlight w:val="yellow"/>
              </w:rPr>
            </w:pPr>
          </w:p>
        </w:tc>
        <w:tc>
          <w:tcPr>
            <w:tcW w:w="1080" w:type="dxa"/>
            <w:tcMar>
              <w:left w:w="0" w:type="dxa"/>
              <w:right w:w="0" w:type="dxa"/>
            </w:tcMar>
          </w:tcPr>
          <w:p w14:paraId="6F410771" w14:textId="77777777" w:rsidR="005A65C3" w:rsidRPr="00927A86" w:rsidRDefault="005A65C3">
            <w:pPr>
              <w:spacing w:before="40" w:after="96"/>
              <w:rPr>
                <w:highlight w:val="yellow"/>
              </w:rPr>
            </w:pPr>
          </w:p>
        </w:tc>
        <w:tc>
          <w:tcPr>
            <w:tcW w:w="1080" w:type="dxa"/>
            <w:tcMar>
              <w:left w:w="0" w:type="dxa"/>
              <w:right w:w="0" w:type="dxa"/>
            </w:tcMar>
          </w:tcPr>
          <w:p w14:paraId="2CC764AD" w14:textId="77777777" w:rsidR="005A65C3" w:rsidRPr="00927A86" w:rsidRDefault="005A65C3">
            <w:pPr>
              <w:spacing w:before="40" w:after="96"/>
              <w:rPr>
                <w:highlight w:val="yellow"/>
              </w:rPr>
            </w:pPr>
          </w:p>
        </w:tc>
        <w:tc>
          <w:tcPr>
            <w:tcW w:w="900" w:type="dxa"/>
          </w:tcPr>
          <w:p w14:paraId="786E069A" w14:textId="77777777" w:rsidR="005A65C3" w:rsidRPr="00927A86" w:rsidRDefault="005A65C3">
            <w:pPr>
              <w:spacing w:before="40" w:after="96"/>
              <w:rPr>
                <w:highlight w:val="yellow"/>
              </w:rPr>
            </w:pPr>
          </w:p>
        </w:tc>
        <w:tc>
          <w:tcPr>
            <w:tcW w:w="1800" w:type="dxa"/>
          </w:tcPr>
          <w:p w14:paraId="30004645" w14:textId="77777777" w:rsidR="005A65C3" w:rsidRPr="00927A86" w:rsidRDefault="005A65C3">
            <w:pPr>
              <w:spacing w:before="40" w:after="96"/>
              <w:rPr>
                <w:highlight w:val="yellow"/>
              </w:rPr>
            </w:pPr>
          </w:p>
        </w:tc>
      </w:tr>
      <w:tr w:rsidR="005A65C3" w:rsidRPr="00927A86" w14:paraId="0D3B71D3" w14:textId="77777777">
        <w:tc>
          <w:tcPr>
            <w:tcW w:w="648" w:type="dxa"/>
          </w:tcPr>
          <w:p w14:paraId="005F0A71" w14:textId="77777777" w:rsidR="005A65C3" w:rsidRPr="00927A86" w:rsidRDefault="00AC728F">
            <w:pPr>
              <w:spacing w:before="40" w:after="96"/>
              <w:rPr>
                <w:highlight w:val="yellow"/>
              </w:rPr>
            </w:pPr>
            <w:r w:rsidRPr="00927A86">
              <w:rPr>
                <w:rFonts w:ascii="Arial" w:eastAsia="Arial" w:hAnsi="Arial" w:cs="Arial"/>
                <w:sz w:val="20"/>
                <w:szCs w:val="20"/>
                <w:highlight w:val="yellow"/>
              </w:rPr>
              <w:t>4.2</w:t>
            </w:r>
          </w:p>
        </w:tc>
        <w:tc>
          <w:tcPr>
            <w:tcW w:w="2520" w:type="dxa"/>
          </w:tcPr>
          <w:p w14:paraId="59204546" w14:textId="77777777" w:rsidR="005A65C3" w:rsidRPr="00927A86" w:rsidRDefault="005A65C3">
            <w:pPr>
              <w:spacing w:before="40" w:after="96"/>
              <w:rPr>
                <w:highlight w:val="yellow"/>
              </w:rPr>
            </w:pPr>
          </w:p>
        </w:tc>
        <w:tc>
          <w:tcPr>
            <w:tcW w:w="1080" w:type="dxa"/>
          </w:tcPr>
          <w:p w14:paraId="460E7F6C" w14:textId="77777777" w:rsidR="005A65C3" w:rsidRPr="00927A86" w:rsidRDefault="005A65C3">
            <w:pPr>
              <w:spacing w:before="40" w:after="96"/>
              <w:rPr>
                <w:highlight w:val="yellow"/>
              </w:rPr>
            </w:pPr>
          </w:p>
        </w:tc>
        <w:tc>
          <w:tcPr>
            <w:tcW w:w="1080" w:type="dxa"/>
            <w:tcMar>
              <w:left w:w="0" w:type="dxa"/>
              <w:right w:w="0" w:type="dxa"/>
            </w:tcMar>
          </w:tcPr>
          <w:p w14:paraId="353B372A" w14:textId="77777777" w:rsidR="005A65C3" w:rsidRPr="00927A86" w:rsidRDefault="005A65C3">
            <w:pPr>
              <w:spacing w:before="40" w:after="96"/>
              <w:rPr>
                <w:highlight w:val="yellow"/>
              </w:rPr>
            </w:pPr>
          </w:p>
        </w:tc>
        <w:tc>
          <w:tcPr>
            <w:tcW w:w="1080" w:type="dxa"/>
            <w:tcMar>
              <w:left w:w="0" w:type="dxa"/>
              <w:right w:w="0" w:type="dxa"/>
            </w:tcMar>
          </w:tcPr>
          <w:p w14:paraId="3BC0136F" w14:textId="77777777" w:rsidR="005A65C3" w:rsidRPr="00927A86" w:rsidRDefault="005A65C3">
            <w:pPr>
              <w:spacing w:before="40" w:after="96"/>
              <w:rPr>
                <w:highlight w:val="yellow"/>
              </w:rPr>
            </w:pPr>
          </w:p>
        </w:tc>
        <w:tc>
          <w:tcPr>
            <w:tcW w:w="900" w:type="dxa"/>
          </w:tcPr>
          <w:p w14:paraId="52B6669C" w14:textId="77777777" w:rsidR="005A65C3" w:rsidRPr="00927A86" w:rsidRDefault="005A65C3">
            <w:pPr>
              <w:spacing w:before="40" w:after="96"/>
              <w:rPr>
                <w:highlight w:val="yellow"/>
              </w:rPr>
            </w:pPr>
          </w:p>
        </w:tc>
        <w:tc>
          <w:tcPr>
            <w:tcW w:w="1800" w:type="dxa"/>
          </w:tcPr>
          <w:p w14:paraId="3A8B4DFB" w14:textId="77777777" w:rsidR="005A65C3" w:rsidRPr="00927A86" w:rsidRDefault="005A65C3">
            <w:pPr>
              <w:spacing w:before="40" w:after="96"/>
              <w:rPr>
                <w:highlight w:val="yellow"/>
              </w:rPr>
            </w:pPr>
          </w:p>
        </w:tc>
      </w:tr>
      <w:tr w:rsidR="005A65C3" w:rsidRPr="00927A86" w14:paraId="5F09238C" w14:textId="77777777">
        <w:tc>
          <w:tcPr>
            <w:tcW w:w="648" w:type="dxa"/>
          </w:tcPr>
          <w:p w14:paraId="3C8A64C0" w14:textId="77777777" w:rsidR="005A65C3" w:rsidRPr="00927A86" w:rsidRDefault="00AC728F">
            <w:pPr>
              <w:spacing w:before="40" w:after="96"/>
              <w:rPr>
                <w:highlight w:val="yellow"/>
              </w:rPr>
            </w:pPr>
            <w:r w:rsidRPr="00927A86">
              <w:rPr>
                <w:rFonts w:ascii="Arial" w:eastAsia="Arial" w:hAnsi="Arial" w:cs="Arial"/>
                <w:sz w:val="20"/>
                <w:szCs w:val="20"/>
                <w:highlight w:val="yellow"/>
              </w:rPr>
              <w:t>4.3</w:t>
            </w:r>
          </w:p>
        </w:tc>
        <w:tc>
          <w:tcPr>
            <w:tcW w:w="2520" w:type="dxa"/>
          </w:tcPr>
          <w:p w14:paraId="2447DCF6" w14:textId="77777777" w:rsidR="005A65C3" w:rsidRPr="00927A86" w:rsidRDefault="005A65C3">
            <w:pPr>
              <w:spacing w:before="40" w:after="96"/>
              <w:rPr>
                <w:highlight w:val="yellow"/>
              </w:rPr>
            </w:pPr>
          </w:p>
        </w:tc>
        <w:tc>
          <w:tcPr>
            <w:tcW w:w="1080" w:type="dxa"/>
          </w:tcPr>
          <w:p w14:paraId="73F4A095" w14:textId="77777777" w:rsidR="005A65C3" w:rsidRPr="00927A86" w:rsidRDefault="005A65C3">
            <w:pPr>
              <w:spacing w:before="40" w:after="96"/>
              <w:rPr>
                <w:highlight w:val="yellow"/>
              </w:rPr>
            </w:pPr>
          </w:p>
        </w:tc>
        <w:tc>
          <w:tcPr>
            <w:tcW w:w="1080" w:type="dxa"/>
            <w:tcMar>
              <w:left w:w="0" w:type="dxa"/>
              <w:right w:w="0" w:type="dxa"/>
            </w:tcMar>
          </w:tcPr>
          <w:p w14:paraId="0AC15E75" w14:textId="77777777" w:rsidR="005A65C3" w:rsidRPr="00927A86" w:rsidRDefault="005A65C3">
            <w:pPr>
              <w:spacing w:before="40" w:after="96"/>
              <w:rPr>
                <w:highlight w:val="yellow"/>
              </w:rPr>
            </w:pPr>
          </w:p>
        </w:tc>
        <w:tc>
          <w:tcPr>
            <w:tcW w:w="1080" w:type="dxa"/>
            <w:tcMar>
              <w:left w:w="0" w:type="dxa"/>
              <w:right w:w="0" w:type="dxa"/>
            </w:tcMar>
          </w:tcPr>
          <w:p w14:paraId="37515864" w14:textId="77777777" w:rsidR="005A65C3" w:rsidRPr="00927A86" w:rsidRDefault="005A65C3">
            <w:pPr>
              <w:spacing w:before="40" w:after="96"/>
              <w:rPr>
                <w:highlight w:val="yellow"/>
              </w:rPr>
            </w:pPr>
          </w:p>
        </w:tc>
        <w:tc>
          <w:tcPr>
            <w:tcW w:w="900" w:type="dxa"/>
          </w:tcPr>
          <w:p w14:paraId="46B8BC69" w14:textId="77777777" w:rsidR="005A65C3" w:rsidRPr="00927A86" w:rsidRDefault="005A65C3">
            <w:pPr>
              <w:spacing w:before="40" w:after="96"/>
              <w:rPr>
                <w:highlight w:val="yellow"/>
              </w:rPr>
            </w:pPr>
          </w:p>
        </w:tc>
        <w:tc>
          <w:tcPr>
            <w:tcW w:w="1800" w:type="dxa"/>
          </w:tcPr>
          <w:p w14:paraId="3820D7F2" w14:textId="77777777" w:rsidR="005A65C3" w:rsidRPr="00927A86" w:rsidRDefault="005A65C3">
            <w:pPr>
              <w:spacing w:before="40" w:after="96"/>
              <w:rPr>
                <w:highlight w:val="yellow"/>
              </w:rPr>
            </w:pPr>
          </w:p>
        </w:tc>
      </w:tr>
      <w:tr w:rsidR="005A65C3" w:rsidRPr="00927A86" w14:paraId="13687624" w14:textId="77777777">
        <w:tc>
          <w:tcPr>
            <w:tcW w:w="648" w:type="dxa"/>
            <w:shd w:val="clear" w:color="auto" w:fill="C2D69B"/>
          </w:tcPr>
          <w:p w14:paraId="7CA59A62"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5</w:t>
            </w:r>
          </w:p>
        </w:tc>
        <w:tc>
          <w:tcPr>
            <w:tcW w:w="8460" w:type="dxa"/>
            <w:gridSpan w:val="6"/>
            <w:shd w:val="clear" w:color="auto" w:fill="C2D69B"/>
          </w:tcPr>
          <w:p w14:paraId="78208A59" w14:textId="77777777" w:rsidR="005A65C3" w:rsidRPr="00927A86" w:rsidRDefault="00AC728F">
            <w:pPr>
              <w:spacing w:before="40" w:after="96"/>
              <w:rPr>
                <w:highlight w:val="yellow"/>
              </w:rPr>
            </w:pPr>
            <w:r w:rsidRPr="00927A86">
              <w:rPr>
                <w:rFonts w:ascii="Arial" w:eastAsia="Arial" w:hAnsi="Arial" w:cs="Arial"/>
                <w:b/>
                <w:sz w:val="20"/>
                <w:szCs w:val="20"/>
                <w:highlight w:val="yellow"/>
              </w:rPr>
              <w:t>Implement and Handover</w:t>
            </w:r>
          </w:p>
        </w:tc>
      </w:tr>
      <w:tr w:rsidR="005A65C3" w:rsidRPr="00927A86" w14:paraId="06861DFB" w14:textId="77777777">
        <w:tc>
          <w:tcPr>
            <w:tcW w:w="648" w:type="dxa"/>
          </w:tcPr>
          <w:p w14:paraId="2988F5A8" w14:textId="77777777" w:rsidR="005A65C3" w:rsidRPr="00927A86" w:rsidRDefault="00AC728F">
            <w:pPr>
              <w:spacing w:before="40" w:after="96"/>
              <w:rPr>
                <w:highlight w:val="yellow"/>
              </w:rPr>
            </w:pPr>
            <w:r w:rsidRPr="00927A86">
              <w:rPr>
                <w:rFonts w:ascii="Arial" w:eastAsia="Arial" w:hAnsi="Arial" w:cs="Arial"/>
                <w:sz w:val="20"/>
                <w:szCs w:val="20"/>
                <w:highlight w:val="yellow"/>
              </w:rPr>
              <w:t>5.1</w:t>
            </w:r>
          </w:p>
        </w:tc>
        <w:tc>
          <w:tcPr>
            <w:tcW w:w="2520" w:type="dxa"/>
          </w:tcPr>
          <w:p w14:paraId="0644F8D0" w14:textId="77777777" w:rsidR="005A65C3" w:rsidRPr="00927A86" w:rsidRDefault="005A65C3">
            <w:pPr>
              <w:spacing w:before="40" w:after="96"/>
              <w:rPr>
                <w:highlight w:val="yellow"/>
              </w:rPr>
            </w:pPr>
          </w:p>
        </w:tc>
        <w:tc>
          <w:tcPr>
            <w:tcW w:w="1080" w:type="dxa"/>
          </w:tcPr>
          <w:p w14:paraId="1F0A01AE" w14:textId="77777777" w:rsidR="005A65C3" w:rsidRPr="00927A86" w:rsidRDefault="005A65C3">
            <w:pPr>
              <w:spacing w:before="40" w:after="96"/>
              <w:rPr>
                <w:highlight w:val="yellow"/>
              </w:rPr>
            </w:pPr>
          </w:p>
        </w:tc>
        <w:tc>
          <w:tcPr>
            <w:tcW w:w="1080" w:type="dxa"/>
            <w:tcMar>
              <w:left w:w="0" w:type="dxa"/>
              <w:right w:w="0" w:type="dxa"/>
            </w:tcMar>
          </w:tcPr>
          <w:p w14:paraId="5DEF39F0" w14:textId="77777777" w:rsidR="005A65C3" w:rsidRPr="00927A86" w:rsidRDefault="005A65C3">
            <w:pPr>
              <w:spacing w:before="40" w:after="96"/>
              <w:rPr>
                <w:highlight w:val="yellow"/>
              </w:rPr>
            </w:pPr>
          </w:p>
        </w:tc>
        <w:tc>
          <w:tcPr>
            <w:tcW w:w="1080" w:type="dxa"/>
            <w:tcMar>
              <w:left w:w="0" w:type="dxa"/>
              <w:right w:w="0" w:type="dxa"/>
            </w:tcMar>
          </w:tcPr>
          <w:p w14:paraId="3D8EA233" w14:textId="77777777" w:rsidR="005A65C3" w:rsidRPr="00927A86" w:rsidRDefault="005A65C3">
            <w:pPr>
              <w:spacing w:before="40" w:after="96"/>
              <w:rPr>
                <w:highlight w:val="yellow"/>
              </w:rPr>
            </w:pPr>
          </w:p>
        </w:tc>
        <w:tc>
          <w:tcPr>
            <w:tcW w:w="900" w:type="dxa"/>
          </w:tcPr>
          <w:p w14:paraId="23F15B97" w14:textId="77777777" w:rsidR="005A65C3" w:rsidRPr="00927A86" w:rsidRDefault="005A65C3">
            <w:pPr>
              <w:spacing w:before="40" w:after="96"/>
              <w:rPr>
                <w:highlight w:val="yellow"/>
              </w:rPr>
            </w:pPr>
          </w:p>
        </w:tc>
        <w:tc>
          <w:tcPr>
            <w:tcW w:w="1800" w:type="dxa"/>
          </w:tcPr>
          <w:p w14:paraId="7D537A41" w14:textId="77777777" w:rsidR="005A65C3" w:rsidRPr="00927A86" w:rsidRDefault="005A65C3">
            <w:pPr>
              <w:spacing w:before="40" w:after="96"/>
              <w:rPr>
                <w:highlight w:val="yellow"/>
              </w:rPr>
            </w:pPr>
          </w:p>
        </w:tc>
      </w:tr>
      <w:tr w:rsidR="005A65C3" w:rsidRPr="00927A86" w14:paraId="70F1B6A7" w14:textId="77777777">
        <w:tc>
          <w:tcPr>
            <w:tcW w:w="648" w:type="dxa"/>
          </w:tcPr>
          <w:p w14:paraId="6238DE27" w14:textId="77777777" w:rsidR="005A65C3" w:rsidRPr="00927A86" w:rsidRDefault="00AC728F">
            <w:pPr>
              <w:spacing w:before="40" w:after="96"/>
              <w:rPr>
                <w:highlight w:val="yellow"/>
              </w:rPr>
            </w:pPr>
            <w:r w:rsidRPr="00927A86">
              <w:rPr>
                <w:rFonts w:ascii="Arial" w:eastAsia="Arial" w:hAnsi="Arial" w:cs="Arial"/>
                <w:sz w:val="20"/>
                <w:szCs w:val="20"/>
                <w:highlight w:val="yellow"/>
              </w:rPr>
              <w:t>5.2</w:t>
            </w:r>
          </w:p>
        </w:tc>
        <w:tc>
          <w:tcPr>
            <w:tcW w:w="2520" w:type="dxa"/>
          </w:tcPr>
          <w:p w14:paraId="3AAF724F" w14:textId="77777777" w:rsidR="005A65C3" w:rsidRPr="00927A86" w:rsidRDefault="005A65C3">
            <w:pPr>
              <w:spacing w:before="40" w:after="96"/>
              <w:rPr>
                <w:highlight w:val="yellow"/>
              </w:rPr>
            </w:pPr>
          </w:p>
        </w:tc>
        <w:tc>
          <w:tcPr>
            <w:tcW w:w="1080" w:type="dxa"/>
          </w:tcPr>
          <w:p w14:paraId="77C10900" w14:textId="77777777" w:rsidR="005A65C3" w:rsidRPr="00927A86" w:rsidRDefault="005A65C3">
            <w:pPr>
              <w:spacing w:before="40" w:after="96"/>
              <w:rPr>
                <w:highlight w:val="yellow"/>
              </w:rPr>
            </w:pPr>
          </w:p>
        </w:tc>
        <w:tc>
          <w:tcPr>
            <w:tcW w:w="1080" w:type="dxa"/>
            <w:tcMar>
              <w:left w:w="0" w:type="dxa"/>
              <w:right w:w="0" w:type="dxa"/>
            </w:tcMar>
          </w:tcPr>
          <w:p w14:paraId="43835011" w14:textId="77777777" w:rsidR="005A65C3" w:rsidRPr="00927A86" w:rsidRDefault="005A65C3">
            <w:pPr>
              <w:spacing w:before="40" w:after="96"/>
              <w:rPr>
                <w:highlight w:val="yellow"/>
              </w:rPr>
            </w:pPr>
          </w:p>
        </w:tc>
        <w:tc>
          <w:tcPr>
            <w:tcW w:w="1080" w:type="dxa"/>
            <w:tcMar>
              <w:left w:w="0" w:type="dxa"/>
              <w:right w:w="0" w:type="dxa"/>
            </w:tcMar>
          </w:tcPr>
          <w:p w14:paraId="1FA37AD0" w14:textId="77777777" w:rsidR="005A65C3" w:rsidRPr="00927A86" w:rsidRDefault="005A65C3">
            <w:pPr>
              <w:spacing w:before="40" w:after="96"/>
              <w:rPr>
                <w:highlight w:val="yellow"/>
              </w:rPr>
            </w:pPr>
          </w:p>
        </w:tc>
        <w:tc>
          <w:tcPr>
            <w:tcW w:w="900" w:type="dxa"/>
          </w:tcPr>
          <w:p w14:paraId="5DAB40D9" w14:textId="77777777" w:rsidR="005A65C3" w:rsidRPr="00927A86" w:rsidRDefault="005A65C3">
            <w:pPr>
              <w:spacing w:before="40" w:after="96"/>
              <w:rPr>
                <w:highlight w:val="yellow"/>
              </w:rPr>
            </w:pPr>
          </w:p>
        </w:tc>
        <w:tc>
          <w:tcPr>
            <w:tcW w:w="1800" w:type="dxa"/>
          </w:tcPr>
          <w:p w14:paraId="0DE3A305" w14:textId="77777777" w:rsidR="005A65C3" w:rsidRPr="00927A86" w:rsidRDefault="005A65C3">
            <w:pPr>
              <w:spacing w:before="40" w:after="96"/>
              <w:rPr>
                <w:highlight w:val="yellow"/>
              </w:rPr>
            </w:pPr>
          </w:p>
        </w:tc>
      </w:tr>
      <w:tr w:rsidR="005A65C3" w:rsidRPr="00927A86" w14:paraId="55BE0263" w14:textId="77777777">
        <w:tc>
          <w:tcPr>
            <w:tcW w:w="648" w:type="dxa"/>
          </w:tcPr>
          <w:p w14:paraId="03F91B95" w14:textId="77777777" w:rsidR="005A65C3" w:rsidRPr="00927A86" w:rsidRDefault="00AC728F">
            <w:pPr>
              <w:spacing w:before="40" w:after="96"/>
              <w:rPr>
                <w:highlight w:val="yellow"/>
              </w:rPr>
            </w:pPr>
            <w:r w:rsidRPr="00927A86">
              <w:rPr>
                <w:rFonts w:ascii="Arial" w:eastAsia="Arial" w:hAnsi="Arial" w:cs="Arial"/>
                <w:sz w:val="20"/>
                <w:szCs w:val="20"/>
                <w:highlight w:val="yellow"/>
              </w:rPr>
              <w:t>5.3</w:t>
            </w:r>
          </w:p>
        </w:tc>
        <w:tc>
          <w:tcPr>
            <w:tcW w:w="2520" w:type="dxa"/>
          </w:tcPr>
          <w:p w14:paraId="06A3E0CC" w14:textId="77777777" w:rsidR="005A65C3" w:rsidRPr="00927A86" w:rsidRDefault="005A65C3">
            <w:pPr>
              <w:spacing w:before="40" w:after="96"/>
              <w:rPr>
                <w:highlight w:val="yellow"/>
              </w:rPr>
            </w:pPr>
          </w:p>
        </w:tc>
        <w:tc>
          <w:tcPr>
            <w:tcW w:w="1080" w:type="dxa"/>
          </w:tcPr>
          <w:p w14:paraId="57F3B864" w14:textId="77777777" w:rsidR="005A65C3" w:rsidRPr="00927A86" w:rsidRDefault="005A65C3">
            <w:pPr>
              <w:spacing w:before="40" w:after="96"/>
              <w:rPr>
                <w:highlight w:val="yellow"/>
              </w:rPr>
            </w:pPr>
          </w:p>
        </w:tc>
        <w:tc>
          <w:tcPr>
            <w:tcW w:w="1080" w:type="dxa"/>
            <w:tcMar>
              <w:left w:w="0" w:type="dxa"/>
              <w:right w:w="0" w:type="dxa"/>
            </w:tcMar>
          </w:tcPr>
          <w:p w14:paraId="3BF5BCB4" w14:textId="77777777" w:rsidR="005A65C3" w:rsidRPr="00927A86" w:rsidRDefault="005A65C3">
            <w:pPr>
              <w:spacing w:before="40" w:after="96"/>
              <w:rPr>
                <w:highlight w:val="yellow"/>
              </w:rPr>
            </w:pPr>
          </w:p>
        </w:tc>
        <w:tc>
          <w:tcPr>
            <w:tcW w:w="1080" w:type="dxa"/>
            <w:tcMar>
              <w:left w:w="0" w:type="dxa"/>
              <w:right w:w="0" w:type="dxa"/>
            </w:tcMar>
          </w:tcPr>
          <w:p w14:paraId="5D552034" w14:textId="77777777" w:rsidR="005A65C3" w:rsidRPr="00927A86" w:rsidRDefault="005A65C3">
            <w:pPr>
              <w:spacing w:before="40" w:after="96"/>
              <w:rPr>
                <w:highlight w:val="yellow"/>
              </w:rPr>
            </w:pPr>
          </w:p>
        </w:tc>
        <w:tc>
          <w:tcPr>
            <w:tcW w:w="900" w:type="dxa"/>
          </w:tcPr>
          <w:p w14:paraId="25C14A6D" w14:textId="77777777" w:rsidR="005A65C3" w:rsidRPr="00927A86" w:rsidRDefault="005A65C3">
            <w:pPr>
              <w:spacing w:before="40" w:after="96"/>
              <w:rPr>
                <w:highlight w:val="yellow"/>
              </w:rPr>
            </w:pPr>
          </w:p>
        </w:tc>
        <w:tc>
          <w:tcPr>
            <w:tcW w:w="1800" w:type="dxa"/>
          </w:tcPr>
          <w:p w14:paraId="035101C8" w14:textId="77777777" w:rsidR="005A65C3" w:rsidRPr="00927A86" w:rsidRDefault="005A65C3">
            <w:pPr>
              <w:spacing w:before="40" w:after="96"/>
              <w:rPr>
                <w:highlight w:val="yellow"/>
              </w:rPr>
            </w:pPr>
          </w:p>
        </w:tc>
      </w:tr>
    </w:tbl>
    <w:p w14:paraId="756E7AAA" w14:textId="77777777" w:rsidR="005A65C3" w:rsidRPr="00927A86" w:rsidRDefault="005A65C3">
      <w:pPr>
        <w:rPr>
          <w:highlight w:val="yellow"/>
        </w:rPr>
      </w:pPr>
    </w:p>
    <w:p w14:paraId="2A64AF6A" w14:textId="77777777" w:rsidR="005A65C3" w:rsidRPr="00927A86" w:rsidRDefault="00AC728F">
      <w:pPr>
        <w:spacing w:after="240"/>
        <w:rPr>
          <w:highlight w:val="yellow"/>
        </w:rPr>
      </w:pPr>
      <w:r w:rsidRPr="00927A86">
        <w:rPr>
          <w:rFonts w:ascii="Arial" w:eastAsia="Arial" w:hAnsi="Arial" w:cs="Arial"/>
          <w:b/>
          <w:sz w:val="24"/>
          <w:szCs w:val="24"/>
          <w:highlight w:val="yellow"/>
        </w:rPr>
        <w:t xml:space="preserve">Assumptions </w:t>
      </w:r>
      <w:r w:rsidRPr="00927A86">
        <w:rPr>
          <w:rFonts w:ascii="Arial" w:eastAsia="Arial" w:hAnsi="Arial" w:cs="Arial"/>
          <w:i/>
          <w:sz w:val="18"/>
          <w:szCs w:val="18"/>
          <w:highlight w:val="yellow"/>
        </w:rPr>
        <w:t>Specify any assumptions which underpin the delivery of the work plan</w:t>
      </w:r>
    </w:p>
    <w:p w14:paraId="73AA3F76" w14:textId="77777777" w:rsidR="005A65C3" w:rsidRPr="00927A86" w:rsidRDefault="00AC728F">
      <w:pPr>
        <w:spacing w:after="240"/>
        <w:rPr>
          <w:highlight w:val="yellow"/>
        </w:rPr>
      </w:pPr>
      <w:r w:rsidRPr="00927A86">
        <w:rPr>
          <w:rFonts w:ascii="Arial" w:eastAsia="Arial" w:hAnsi="Arial" w:cs="Arial"/>
          <w:sz w:val="20"/>
          <w:szCs w:val="20"/>
          <w:highlight w:val="yellow"/>
        </w:rPr>
        <w:t>The activity plan set out above is built on the following assumptions:</w:t>
      </w:r>
    </w:p>
    <w:p w14:paraId="6551766B" w14:textId="77777777" w:rsidR="005A65C3" w:rsidRPr="00927A86" w:rsidRDefault="00AC728F" w:rsidP="00B965FB">
      <w:pPr>
        <w:numPr>
          <w:ilvl w:val="0"/>
          <w:numId w:val="1"/>
        </w:numPr>
        <w:spacing w:after="120"/>
        <w:ind w:hanging="360"/>
        <w:rPr>
          <w:sz w:val="20"/>
          <w:szCs w:val="20"/>
          <w:highlight w:val="yellow"/>
        </w:rPr>
      </w:pPr>
      <w:r w:rsidRPr="00927A86">
        <w:rPr>
          <w:rFonts w:ascii="Arial" w:eastAsia="Arial" w:hAnsi="Arial" w:cs="Arial"/>
          <w:sz w:val="20"/>
          <w:szCs w:val="20"/>
          <w:highlight w:val="yellow"/>
        </w:rPr>
        <w:t xml:space="preserve"> </w:t>
      </w:r>
    </w:p>
    <w:p w14:paraId="0138DE16" w14:textId="77777777" w:rsidR="005A65C3" w:rsidRPr="00927A86" w:rsidRDefault="005A65C3" w:rsidP="00B965FB">
      <w:pPr>
        <w:numPr>
          <w:ilvl w:val="0"/>
          <w:numId w:val="1"/>
        </w:numPr>
        <w:spacing w:after="120"/>
        <w:ind w:hanging="360"/>
        <w:rPr>
          <w:sz w:val="20"/>
          <w:szCs w:val="20"/>
          <w:highlight w:val="yellow"/>
        </w:rPr>
      </w:pPr>
    </w:p>
    <w:p w14:paraId="7DACA517" w14:textId="77777777" w:rsidR="005A65C3" w:rsidRPr="00927A86" w:rsidRDefault="00AC728F">
      <w:pPr>
        <w:spacing w:after="240"/>
        <w:rPr>
          <w:highlight w:val="yellow"/>
        </w:rPr>
      </w:pPr>
      <w:r w:rsidRPr="00927A86">
        <w:rPr>
          <w:rFonts w:ascii="Arial" w:eastAsia="Arial" w:hAnsi="Arial" w:cs="Arial"/>
          <w:b/>
          <w:sz w:val="24"/>
          <w:szCs w:val="24"/>
          <w:highlight w:val="yellow"/>
        </w:rPr>
        <w:lastRenderedPageBreak/>
        <w:t xml:space="preserve">Dependencies </w:t>
      </w:r>
      <w:r w:rsidRPr="00927A86">
        <w:rPr>
          <w:rFonts w:ascii="Arial" w:eastAsia="Arial" w:hAnsi="Arial" w:cs="Arial"/>
          <w:i/>
          <w:sz w:val="18"/>
          <w:szCs w:val="18"/>
          <w:highlight w:val="yellow"/>
        </w:rPr>
        <w:t>Specify any dependencies this work package has on other work package, resources or organisations</w:t>
      </w:r>
    </w:p>
    <w:p w14:paraId="63465EE9" w14:textId="77777777" w:rsidR="005A65C3" w:rsidRPr="00927A86" w:rsidRDefault="00AC728F" w:rsidP="00B965FB">
      <w:pPr>
        <w:numPr>
          <w:ilvl w:val="0"/>
          <w:numId w:val="1"/>
        </w:numPr>
        <w:spacing w:after="120"/>
        <w:ind w:hanging="360"/>
        <w:rPr>
          <w:sz w:val="20"/>
          <w:szCs w:val="20"/>
          <w:highlight w:val="yellow"/>
        </w:rPr>
      </w:pPr>
      <w:r w:rsidRPr="00927A86">
        <w:rPr>
          <w:rFonts w:ascii="Arial" w:eastAsia="Arial" w:hAnsi="Arial" w:cs="Arial"/>
          <w:sz w:val="20"/>
          <w:szCs w:val="20"/>
          <w:highlight w:val="yellow"/>
        </w:rPr>
        <w:t xml:space="preserve"> </w:t>
      </w:r>
    </w:p>
    <w:p w14:paraId="1DB40A41" w14:textId="77777777" w:rsidR="005A65C3" w:rsidRPr="00927A86" w:rsidRDefault="005A65C3" w:rsidP="00B965FB">
      <w:pPr>
        <w:numPr>
          <w:ilvl w:val="0"/>
          <w:numId w:val="1"/>
        </w:numPr>
        <w:spacing w:after="120"/>
        <w:ind w:hanging="360"/>
        <w:rPr>
          <w:sz w:val="20"/>
          <w:szCs w:val="20"/>
          <w:highlight w:val="yellow"/>
        </w:rPr>
      </w:pPr>
    </w:p>
    <w:p w14:paraId="1EFA31E3" w14:textId="77777777" w:rsidR="005A65C3" w:rsidRDefault="00AC728F">
      <w:pPr>
        <w:spacing w:after="240"/>
      </w:pPr>
      <w:r w:rsidRPr="00927A86">
        <w:rPr>
          <w:rFonts w:ascii="Arial" w:eastAsia="Arial" w:hAnsi="Arial" w:cs="Arial"/>
          <w:b/>
          <w:sz w:val="24"/>
          <w:szCs w:val="24"/>
          <w:highlight w:val="yellow"/>
        </w:rPr>
        <w:t xml:space="preserve">Activity Plan </w:t>
      </w:r>
      <w:r w:rsidRPr="00927A86">
        <w:rPr>
          <w:rFonts w:ascii="Arial" w:eastAsia="Arial" w:hAnsi="Arial" w:cs="Arial"/>
          <w:i/>
          <w:sz w:val="18"/>
          <w:szCs w:val="18"/>
          <w:highlight w:val="yellow"/>
        </w:rPr>
        <w:t>insert Gantt chart</w:t>
      </w:r>
    </w:p>
    <w:sectPr w:rsidR="005A65C3" w:rsidSect="00057D9F">
      <w:headerReference w:type="default" r:id="rId21"/>
      <w:headerReference w:type="first" r:id="rId22"/>
      <w:pgSz w:w="11906" w:h="16838" w:code="9"/>
      <w:pgMar w:top="1440" w:right="1440" w:bottom="1440" w:left="1440" w:header="720" w:footer="567"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8" w:author="Joseph Ribeiro (Cefas)" w:date="2018-05-13T12:52:00Z" w:initials="JR(">
    <w:p w14:paraId="791EEC1F" w14:textId="77777777" w:rsidR="00FF37FD" w:rsidRDefault="00FF37FD" w:rsidP="008261D1">
      <w:pPr>
        <w:pStyle w:val="CommentText"/>
      </w:pPr>
      <w:r>
        <w:rPr>
          <w:rStyle w:val="CommentReference"/>
        </w:rPr>
        <w:annotationRef/>
      </w:r>
      <w:r>
        <w:t>CL opinion? Might allow users to see the decline in stocks in earlier years, and recovery in recent years?</w:t>
      </w:r>
    </w:p>
    <w:p w14:paraId="682E9F0C" w14:textId="2A013942" w:rsidR="00FF37FD" w:rsidRDefault="00FF37FD">
      <w:pPr>
        <w:pStyle w:val="CommentText"/>
      </w:pPr>
      <w:r>
        <w:t xml:space="preserve"> If the user can choose which years the breakpoint analysis is applied to, the results could be quite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2E9F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2E9F0C" w16cid:durableId="1EA2B3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7B7A0" w14:textId="77777777" w:rsidR="00FF37FD" w:rsidRDefault="00FF37FD">
      <w:pPr>
        <w:spacing w:after="0"/>
      </w:pPr>
      <w:r>
        <w:separator/>
      </w:r>
    </w:p>
  </w:endnote>
  <w:endnote w:type="continuationSeparator" w:id="0">
    <w:p w14:paraId="2065DCA9" w14:textId="77777777" w:rsidR="00FF37FD" w:rsidRDefault="00FF37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altName w:val="Cambri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C6C92" w14:textId="77777777" w:rsidR="00FF37FD" w:rsidRPr="0002488E" w:rsidRDefault="00FF37FD" w:rsidP="0002488E">
    <w:pPr>
      <w:pStyle w:val="Footer"/>
    </w:pPr>
    <w:r>
      <w:t>SST data products- general page</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B6010" w14:textId="77777777" w:rsidR="00FF37FD" w:rsidRDefault="00FF37FD" w:rsidP="00057D9F">
    <w:pPr>
      <w:tabs>
        <w:tab w:val="center" w:pos="4513"/>
        <w:tab w:val="right" w:pos="9026"/>
      </w:tabs>
      <w:spacing w:before="120" w:after="120"/>
    </w:pPr>
    <w:r>
      <w:t xml:space="preserve">WPX- Fisheries indicators </w:t>
    </w:r>
    <w:r>
      <w:tab/>
    </w:r>
    <w:r>
      <w:fldChar w:fldCharType="begin"/>
    </w:r>
    <w:r>
      <w:instrText>PAGE</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9DFBD" w14:textId="77777777" w:rsidR="00FF37FD" w:rsidRDefault="00FF37FD">
      <w:pPr>
        <w:spacing w:after="0"/>
      </w:pPr>
      <w:r>
        <w:separator/>
      </w:r>
    </w:p>
  </w:footnote>
  <w:footnote w:type="continuationSeparator" w:id="0">
    <w:p w14:paraId="6C365B98" w14:textId="77777777" w:rsidR="00FF37FD" w:rsidRDefault="00FF37F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96B23" w14:textId="77777777" w:rsidR="00FF37FD" w:rsidRDefault="00FF37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31B40" w14:textId="77777777" w:rsidR="00FF37FD" w:rsidRDefault="00FF37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C0B87" w14:textId="77777777" w:rsidR="00FF37FD" w:rsidRDefault="00FF37F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E0538" w14:textId="77777777" w:rsidR="00FF37FD" w:rsidRDefault="00FF37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358B1"/>
    <w:multiLevelType w:val="hybridMultilevel"/>
    <w:tmpl w:val="8718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1024"/>
    <w:multiLevelType w:val="hybridMultilevel"/>
    <w:tmpl w:val="AE1AC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3F2ADB"/>
    <w:multiLevelType w:val="hybridMultilevel"/>
    <w:tmpl w:val="C324E512"/>
    <w:lvl w:ilvl="0" w:tplc="885E01B8">
      <w:start w:val="1"/>
      <w:numFmt w:val="bullet"/>
      <w:lvlText w:val="•"/>
      <w:lvlJc w:val="left"/>
      <w:pPr>
        <w:tabs>
          <w:tab w:val="num" w:pos="720"/>
        </w:tabs>
        <w:ind w:left="720" w:hanging="360"/>
      </w:pPr>
      <w:rPr>
        <w:rFonts w:ascii="Arial" w:hAnsi="Arial" w:hint="default"/>
      </w:rPr>
    </w:lvl>
    <w:lvl w:ilvl="1" w:tplc="664AB6B8">
      <w:start w:val="1"/>
      <w:numFmt w:val="upperRoman"/>
      <w:lvlText w:val="%2."/>
      <w:lvlJc w:val="right"/>
      <w:pPr>
        <w:tabs>
          <w:tab w:val="num" w:pos="1440"/>
        </w:tabs>
        <w:ind w:left="1440" w:hanging="360"/>
      </w:pPr>
    </w:lvl>
    <w:lvl w:ilvl="2" w:tplc="2A36A37A" w:tentative="1">
      <w:start w:val="1"/>
      <w:numFmt w:val="bullet"/>
      <w:lvlText w:val="•"/>
      <w:lvlJc w:val="left"/>
      <w:pPr>
        <w:tabs>
          <w:tab w:val="num" w:pos="2160"/>
        </w:tabs>
        <w:ind w:left="2160" w:hanging="360"/>
      </w:pPr>
      <w:rPr>
        <w:rFonts w:ascii="Arial" w:hAnsi="Arial" w:hint="default"/>
      </w:rPr>
    </w:lvl>
    <w:lvl w:ilvl="3" w:tplc="04E6674C" w:tentative="1">
      <w:start w:val="1"/>
      <w:numFmt w:val="bullet"/>
      <w:lvlText w:val="•"/>
      <w:lvlJc w:val="left"/>
      <w:pPr>
        <w:tabs>
          <w:tab w:val="num" w:pos="2880"/>
        </w:tabs>
        <w:ind w:left="2880" w:hanging="360"/>
      </w:pPr>
      <w:rPr>
        <w:rFonts w:ascii="Arial" w:hAnsi="Arial" w:hint="default"/>
      </w:rPr>
    </w:lvl>
    <w:lvl w:ilvl="4" w:tplc="3DEE3D9C" w:tentative="1">
      <w:start w:val="1"/>
      <w:numFmt w:val="bullet"/>
      <w:lvlText w:val="•"/>
      <w:lvlJc w:val="left"/>
      <w:pPr>
        <w:tabs>
          <w:tab w:val="num" w:pos="3600"/>
        </w:tabs>
        <w:ind w:left="3600" w:hanging="360"/>
      </w:pPr>
      <w:rPr>
        <w:rFonts w:ascii="Arial" w:hAnsi="Arial" w:hint="default"/>
      </w:rPr>
    </w:lvl>
    <w:lvl w:ilvl="5" w:tplc="DA048354" w:tentative="1">
      <w:start w:val="1"/>
      <w:numFmt w:val="bullet"/>
      <w:lvlText w:val="•"/>
      <w:lvlJc w:val="left"/>
      <w:pPr>
        <w:tabs>
          <w:tab w:val="num" w:pos="4320"/>
        </w:tabs>
        <w:ind w:left="4320" w:hanging="360"/>
      </w:pPr>
      <w:rPr>
        <w:rFonts w:ascii="Arial" w:hAnsi="Arial" w:hint="default"/>
      </w:rPr>
    </w:lvl>
    <w:lvl w:ilvl="6" w:tplc="AC829DBA" w:tentative="1">
      <w:start w:val="1"/>
      <w:numFmt w:val="bullet"/>
      <w:lvlText w:val="•"/>
      <w:lvlJc w:val="left"/>
      <w:pPr>
        <w:tabs>
          <w:tab w:val="num" w:pos="5040"/>
        </w:tabs>
        <w:ind w:left="5040" w:hanging="360"/>
      </w:pPr>
      <w:rPr>
        <w:rFonts w:ascii="Arial" w:hAnsi="Arial" w:hint="default"/>
      </w:rPr>
    </w:lvl>
    <w:lvl w:ilvl="7" w:tplc="6F128B02" w:tentative="1">
      <w:start w:val="1"/>
      <w:numFmt w:val="bullet"/>
      <w:lvlText w:val="•"/>
      <w:lvlJc w:val="left"/>
      <w:pPr>
        <w:tabs>
          <w:tab w:val="num" w:pos="5760"/>
        </w:tabs>
        <w:ind w:left="5760" w:hanging="360"/>
      </w:pPr>
      <w:rPr>
        <w:rFonts w:ascii="Arial" w:hAnsi="Arial" w:hint="default"/>
      </w:rPr>
    </w:lvl>
    <w:lvl w:ilvl="8" w:tplc="43C6687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2436FF"/>
    <w:multiLevelType w:val="hybridMultilevel"/>
    <w:tmpl w:val="74BCD9AE"/>
    <w:lvl w:ilvl="0" w:tplc="86C00256">
      <w:start w:val="1"/>
      <w:numFmt w:val="decimal"/>
      <w:lvlText w:val="%1)"/>
      <w:lvlJc w:val="left"/>
      <w:pPr>
        <w:ind w:left="786" w:hanging="360"/>
      </w:pPr>
      <w:rPr>
        <w:rFonts w:hint="default"/>
        <w:b/>
        <w:color w:val="7030A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2691C"/>
    <w:multiLevelType w:val="hybridMultilevel"/>
    <w:tmpl w:val="4A762414"/>
    <w:lvl w:ilvl="0" w:tplc="771E5D0C">
      <w:start w:val="1"/>
      <w:numFmt w:val="bullet"/>
      <w:lvlText w:val="•"/>
      <w:lvlJc w:val="left"/>
      <w:pPr>
        <w:tabs>
          <w:tab w:val="num" w:pos="720"/>
        </w:tabs>
        <w:ind w:left="720" w:hanging="360"/>
      </w:pPr>
      <w:rPr>
        <w:rFonts w:ascii="Arial" w:hAnsi="Arial" w:hint="default"/>
      </w:rPr>
    </w:lvl>
    <w:lvl w:ilvl="1" w:tplc="F9F6DEB4">
      <w:start w:val="1"/>
      <w:numFmt w:val="bullet"/>
      <w:lvlText w:val="•"/>
      <w:lvlJc w:val="left"/>
      <w:pPr>
        <w:tabs>
          <w:tab w:val="num" w:pos="1440"/>
        </w:tabs>
        <w:ind w:left="1440" w:hanging="360"/>
      </w:pPr>
      <w:rPr>
        <w:rFonts w:ascii="Arial" w:hAnsi="Arial" w:hint="default"/>
      </w:rPr>
    </w:lvl>
    <w:lvl w:ilvl="2" w:tplc="2F8A34B2" w:tentative="1">
      <w:start w:val="1"/>
      <w:numFmt w:val="bullet"/>
      <w:lvlText w:val="•"/>
      <w:lvlJc w:val="left"/>
      <w:pPr>
        <w:tabs>
          <w:tab w:val="num" w:pos="2160"/>
        </w:tabs>
        <w:ind w:left="2160" w:hanging="360"/>
      </w:pPr>
      <w:rPr>
        <w:rFonts w:ascii="Arial" w:hAnsi="Arial" w:hint="default"/>
      </w:rPr>
    </w:lvl>
    <w:lvl w:ilvl="3" w:tplc="F946B442" w:tentative="1">
      <w:start w:val="1"/>
      <w:numFmt w:val="bullet"/>
      <w:lvlText w:val="•"/>
      <w:lvlJc w:val="left"/>
      <w:pPr>
        <w:tabs>
          <w:tab w:val="num" w:pos="2880"/>
        </w:tabs>
        <w:ind w:left="2880" w:hanging="360"/>
      </w:pPr>
      <w:rPr>
        <w:rFonts w:ascii="Arial" w:hAnsi="Arial" w:hint="default"/>
      </w:rPr>
    </w:lvl>
    <w:lvl w:ilvl="4" w:tplc="E0A49A6C" w:tentative="1">
      <w:start w:val="1"/>
      <w:numFmt w:val="bullet"/>
      <w:lvlText w:val="•"/>
      <w:lvlJc w:val="left"/>
      <w:pPr>
        <w:tabs>
          <w:tab w:val="num" w:pos="3600"/>
        </w:tabs>
        <w:ind w:left="3600" w:hanging="360"/>
      </w:pPr>
      <w:rPr>
        <w:rFonts w:ascii="Arial" w:hAnsi="Arial" w:hint="default"/>
      </w:rPr>
    </w:lvl>
    <w:lvl w:ilvl="5" w:tplc="9DE4A848" w:tentative="1">
      <w:start w:val="1"/>
      <w:numFmt w:val="bullet"/>
      <w:lvlText w:val="•"/>
      <w:lvlJc w:val="left"/>
      <w:pPr>
        <w:tabs>
          <w:tab w:val="num" w:pos="4320"/>
        </w:tabs>
        <w:ind w:left="4320" w:hanging="360"/>
      </w:pPr>
      <w:rPr>
        <w:rFonts w:ascii="Arial" w:hAnsi="Arial" w:hint="default"/>
      </w:rPr>
    </w:lvl>
    <w:lvl w:ilvl="6" w:tplc="67E29F46" w:tentative="1">
      <w:start w:val="1"/>
      <w:numFmt w:val="bullet"/>
      <w:lvlText w:val="•"/>
      <w:lvlJc w:val="left"/>
      <w:pPr>
        <w:tabs>
          <w:tab w:val="num" w:pos="5040"/>
        </w:tabs>
        <w:ind w:left="5040" w:hanging="360"/>
      </w:pPr>
      <w:rPr>
        <w:rFonts w:ascii="Arial" w:hAnsi="Arial" w:hint="default"/>
      </w:rPr>
    </w:lvl>
    <w:lvl w:ilvl="7" w:tplc="C0122520" w:tentative="1">
      <w:start w:val="1"/>
      <w:numFmt w:val="bullet"/>
      <w:lvlText w:val="•"/>
      <w:lvlJc w:val="left"/>
      <w:pPr>
        <w:tabs>
          <w:tab w:val="num" w:pos="5760"/>
        </w:tabs>
        <w:ind w:left="5760" w:hanging="360"/>
      </w:pPr>
      <w:rPr>
        <w:rFonts w:ascii="Arial" w:hAnsi="Arial" w:hint="default"/>
      </w:rPr>
    </w:lvl>
    <w:lvl w:ilvl="8" w:tplc="C0DC5ED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CC0B8F"/>
    <w:multiLevelType w:val="hybridMultilevel"/>
    <w:tmpl w:val="FAA8B736"/>
    <w:lvl w:ilvl="0" w:tplc="070CD258">
      <w:start w:val="1"/>
      <w:numFmt w:val="bullet"/>
      <w:lvlText w:val="o"/>
      <w:lvlJc w:val="left"/>
      <w:pPr>
        <w:tabs>
          <w:tab w:val="num" w:pos="1080"/>
        </w:tabs>
        <w:ind w:left="1080" w:hanging="360"/>
      </w:pPr>
      <w:rPr>
        <w:rFonts w:ascii="Courier New" w:hAnsi="Courier New" w:hint="default"/>
      </w:rPr>
    </w:lvl>
    <w:lvl w:ilvl="1" w:tplc="084E1D3E" w:tentative="1">
      <w:start w:val="1"/>
      <w:numFmt w:val="bullet"/>
      <w:lvlText w:val="o"/>
      <w:lvlJc w:val="left"/>
      <w:pPr>
        <w:tabs>
          <w:tab w:val="num" w:pos="1800"/>
        </w:tabs>
        <w:ind w:left="1800" w:hanging="360"/>
      </w:pPr>
      <w:rPr>
        <w:rFonts w:ascii="Courier New" w:hAnsi="Courier New" w:hint="default"/>
      </w:rPr>
    </w:lvl>
    <w:lvl w:ilvl="2" w:tplc="35A8DE3E" w:tentative="1">
      <w:start w:val="1"/>
      <w:numFmt w:val="bullet"/>
      <w:lvlText w:val="o"/>
      <w:lvlJc w:val="left"/>
      <w:pPr>
        <w:tabs>
          <w:tab w:val="num" w:pos="2520"/>
        </w:tabs>
        <w:ind w:left="2520" w:hanging="360"/>
      </w:pPr>
      <w:rPr>
        <w:rFonts w:ascii="Courier New" w:hAnsi="Courier New" w:hint="default"/>
      </w:rPr>
    </w:lvl>
    <w:lvl w:ilvl="3" w:tplc="977862B4" w:tentative="1">
      <w:start w:val="1"/>
      <w:numFmt w:val="bullet"/>
      <w:lvlText w:val="o"/>
      <w:lvlJc w:val="left"/>
      <w:pPr>
        <w:tabs>
          <w:tab w:val="num" w:pos="3240"/>
        </w:tabs>
        <w:ind w:left="3240" w:hanging="360"/>
      </w:pPr>
      <w:rPr>
        <w:rFonts w:ascii="Courier New" w:hAnsi="Courier New" w:hint="default"/>
      </w:rPr>
    </w:lvl>
    <w:lvl w:ilvl="4" w:tplc="184C9380" w:tentative="1">
      <w:start w:val="1"/>
      <w:numFmt w:val="bullet"/>
      <w:lvlText w:val="o"/>
      <w:lvlJc w:val="left"/>
      <w:pPr>
        <w:tabs>
          <w:tab w:val="num" w:pos="3960"/>
        </w:tabs>
        <w:ind w:left="3960" w:hanging="360"/>
      </w:pPr>
      <w:rPr>
        <w:rFonts w:ascii="Courier New" w:hAnsi="Courier New" w:hint="default"/>
      </w:rPr>
    </w:lvl>
    <w:lvl w:ilvl="5" w:tplc="234C6676" w:tentative="1">
      <w:start w:val="1"/>
      <w:numFmt w:val="bullet"/>
      <w:lvlText w:val="o"/>
      <w:lvlJc w:val="left"/>
      <w:pPr>
        <w:tabs>
          <w:tab w:val="num" w:pos="4680"/>
        </w:tabs>
        <w:ind w:left="4680" w:hanging="360"/>
      </w:pPr>
      <w:rPr>
        <w:rFonts w:ascii="Courier New" w:hAnsi="Courier New" w:hint="default"/>
      </w:rPr>
    </w:lvl>
    <w:lvl w:ilvl="6" w:tplc="28C2E25C" w:tentative="1">
      <w:start w:val="1"/>
      <w:numFmt w:val="bullet"/>
      <w:lvlText w:val="o"/>
      <w:lvlJc w:val="left"/>
      <w:pPr>
        <w:tabs>
          <w:tab w:val="num" w:pos="5400"/>
        </w:tabs>
        <w:ind w:left="5400" w:hanging="360"/>
      </w:pPr>
      <w:rPr>
        <w:rFonts w:ascii="Courier New" w:hAnsi="Courier New" w:hint="default"/>
      </w:rPr>
    </w:lvl>
    <w:lvl w:ilvl="7" w:tplc="81DC3CEA" w:tentative="1">
      <w:start w:val="1"/>
      <w:numFmt w:val="bullet"/>
      <w:lvlText w:val="o"/>
      <w:lvlJc w:val="left"/>
      <w:pPr>
        <w:tabs>
          <w:tab w:val="num" w:pos="6120"/>
        </w:tabs>
        <w:ind w:left="6120" w:hanging="360"/>
      </w:pPr>
      <w:rPr>
        <w:rFonts w:ascii="Courier New" w:hAnsi="Courier New" w:hint="default"/>
      </w:rPr>
    </w:lvl>
    <w:lvl w:ilvl="8" w:tplc="6F0462F0" w:tentative="1">
      <w:start w:val="1"/>
      <w:numFmt w:val="bullet"/>
      <w:lvlText w:val="o"/>
      <w:lvlJc w:val="left"/>
      <w:pPr>
        <w:tabs>
          <w:tab w:val="num" w:pos="6840"/>
        </w:tabs>
        <w:ind w:left="6840" w:hanging="360"/>
      </w:pPr>
      <w:rPr>
        <w:rFonts w:ascii="Courier New" w:hAnsi="Courier New" w:hint="default"/>
      </w:rPr>
    </w:lvl>
  </w:abstractNum>
  <w:abstractNum w:abstractNumId="6" w15:restartNumberingAfterBreak="0">
    <w:nsid w:val="191C69E2"/>
    <w:multiLevelType w:val="hybridMultilevel"/>
    <w:tmpl w:val="A72E01CA"/>
    <w:lvl w:ilvl="0" w:tplc="0096C35C">
      <w:start w:val="1"/>
      <w:numFmt w:val="bullet"/>
      <w:lvlText w:val="•"/>
      <w:lvlJc w:val="left"/>
      <w:pPr>
        <w:tabs>
          <w:tab w:val="num" w:pos="720"/>
        </w:tabs>
        <w:ind w:left="720" w:hanging="360"/>
      </w:pPr>
      <w:rPr>
        <w:rFonts w:ascii="Arial" w:hAnsi="Arial" w:hint="default"/>
      </w:rPr>
    </w:lvl>
    <w:lvl w:ilvl="1" w:tplc="38DA5488" w:tentative="1">
      <w:start w:val="1"/>
      <w:numFmt w:val="bullet"/>
      <w:lvlText w:val="•"/>
      <w:lvlJc w:val="left"/>
      <w:pPr>
        <w:tabs>
          <w:tab w:val="num" w:pos="1440"/>
        </w:tabs>
        <w:ind w:left="1440" w:hanging="360"/>
      </w:pPr>
      <w:rPr>
        <w:rFonts w:ascii="Arial" w:hAnsi="Arial" w:hint="default"/>
      </w:rPr>
    </w:lvl>
    <w:lvl w:ilvl="2" w:tplc="7A0484AE" w:tentative="1">
      <w:start w:val="1"/>
      <w:numFmt w:val="bullet"/>
      <w:lvlText w:val="•"/>
      <w:lvlJc w:val="left"/>
      <w:pPr>
        <w:tabs>
          <w:tab w:val="num" w:pos="2160"/>
        </w:tabs>
        <w:ind w:left="2160" w:hanging="360"/>
      </w:pPr>
      <w:rPr>
        <w:rFonts w:ascii="Arial" w:hAnsi="Arial" w:hint="default"/>
      </w:rPr>
    </w:lvl>
    <w:lvl w:ilvl="3" w:tplc="7832AAFA" w:tentative="1">
      <w:start w:val="1"/>
      <w:numFmt w:val="bullet"/>
      <w:lvlText w:val="•"/>
      <w:lvlJc w:val="left"/>
      <w:pPr>
        <w:tabs>
          <w:tab w:val="num" w:pos="2880"/>
        </w:tabs>
        <w:ind w:left="2880" w:hanging="360"/>
      </w:pPr>
      <w:rPr>
        <w:rFonts w:ascii="Arial" w:hAnsi="Arial" w:hint="default"/>
      </w:rPr>
    </w:lvl>
    <w:lvl w:ilvl="4" w:tplc="C79088AE" w:tentative="1">
      <w:start w:val="1"/>
      <w:numFmt w:val="bullet"/>
      <w:lvlText w:val="•"/>
      <w:lvlJc w:val="left"/>
      <w:pPr>
        <w:tabs>
          <w:tab w:val="num" w:pos="3600"/>
        </w:tabs>
        <w:ind w:left="3600" w:hanging="360"/>
      </w:pPr>
      <w:rPr>
        <w:rFonts w:ascii="Arial" w:hAnsi="Arial" w:hint="default"/>
      </w:rPr>
    </w:lvl>
    <w:lvl w:ilvl="5" w:tplc="07C67CFC" w:tentative="1">
      <w:start w:val="1"/>
      <w:numFmt w:val="bullet"/>
      <w:lvlText w:val="•"/>
      <w:lvlJc w:val="left"/>
      <w:pPr>
        <w:tabs>
          <w:tab w:val="num" w:pos="4320"/>
        </w:tabs>
        <w:ind w:left="4320" w:hanging="360"/>
      </w:pPr>
      <w:rPr>
        <w:rFonts w:ascii="Arial" w:hAnsi="Arial" w:hint="default"/>
      </w:rPr>
    </w:lvl>
    <w:lvl w:ilvl="6" w:tplc="38929DEC" w:tentative="1">
      <w:start w:val="1"/>
      <w:numFmt w:val="bullet"/>
      <w:lvlText w:val="•"/>
      <w:lvlJc w:val="left"/>
      <w:pPr>
        <w:tabs>
          <w:tab w:val="num" w:pos="5040"/>
        </w:tabs>
        <w:ind w:left="5040" w:hanging="360"/>
      </w:pPr>
      <w:rPr>
        <w:rFonts w:ascii="Arial" w:hAnsi="Arial" w:hint="default"/>
      </w:rPr>
    </w:lvl>
    <w:lvl w:ilvl="7" w:tplc="FE7C869C" w:tentative="1">
      <w:start w:val="1"/>
      <w:numFmt w:val="bullet"/>
      <w:lvlText w:val="•"/>
      <w:lvlJc w:val="left"/>
      <w:pPr>
        <w:tabs>
          <w:tab w:val="num" w:pos="5760"/>
        </w:tabs>
        <w:ind w:left="5760" w:hanging="360"/>
      </w:pPr>
      <w:rPr>
        <w:rFonts w:ascii="Arial" w:hAnsi="Arial" w:hint="default"/>
      </w:rPr>
    </w:lvl>
    <w:lvl w:ilvl="8" w:tplc="A50C52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0367A3"/>
    <w:multiLevelType w:val="hybridMultilevel"/>
    <w:tmpl w:val="3B84994A"/>
    <w:lvl w:ilvl="0" w:tplc="070CD258">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6F2795"/>
    <w:multiLevelType w:val="multilevel"/>
    <w:tmpl w:val="84CA9F44"/>
    <w:lvl w:ilvl="0">
      <w:start w:val="1"/>
      <w:numFmt w:val="decimal"/>
      <w:lvlText w:val="%1."/>
      <w:lvlJc w:val="left"/>
      <w:pPr>
        <w:ind w:left="360" w:hanging="360"/>
      </w:pPr>
      <w:rPr>
        <w:rFonts w:hint="default"/>
      </w:rPr>
    </w:lvl>
    <w:lvl w:ilvl="1">
      <w:start w:val="1"/>
      <w:numFmt w:val="decimal"/>
      <w:suff w:val="space"/>
      <w:lvlText w:val="%1.%2."/>
      <w:lvlJc w:val="left"/>
      <w:pPr>
        <w:ind w:left="1474" w:hanging="1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EFF661A"/>
    <w:multiLevelType w:val="hybridMultilevel"/>
    <w:tmpl w:val="DB2E2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CB3298"/>
    <w:multiLevelType w:val="multilevel"/>
    <w:tmpl w:val="5CDCE0F0"/>
    <w:lvl w:ilvl="0">
      <w:start w:val="1"/>
      <w:numFmt w:val="decimal"/>
      <w:lvlText w:val="%1."/>
      <w:lvlJc w:val="left"/>
      <w:pPr>
        <w:ind w:left="360" w:hanging="360"/>
      </w:pPr>
      <w:rPr>
        <w:rFonts w:hint="default"/>
        <w:b/>
        <w:i w:val="0"/>
        <w:sz w:val="24"/>
        <w:szCs w:val="24"/>
      </w:rPr>
    </w:lvl>
    <w:lvl w:ilvl="1">
      <w:start w:val="1"/>
      <w:numFmt w:val="decimal"/>
      <w:suff w:val="space"/>
      <w:lvlText w:val="%1.%2."/>
      <w:lvlJc w:val="left"/>
      <w:pPr>
        <w:ind w:left="1398" w:hanging="1114"/>
      </w:pPr>
      <w:rPr>
        <w:rFonts w:hint="default"/>
        <w:b w:val="0"/>
      </w:rPr>
    </w:lvl>
    <w:lvl w:ilvl="2">
      <w:start w:val="1"/>
      <w:numFmt w:val="decimal"/>
      <w:pStyle w:val="Style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EA2CEE"/>
    <w:multiLevelType w:val="hybridMultilevel"/>
    <w:tmpl w:val="C0065DBA"/>
    <w:lvl w:ilvl="0" w:tplc="8A3CB3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9067829"/>
    <w:multiLevelType w:val="hybridMultilevel"/>
    <w:tmpl w:val="07220616"/>
    <w:lvl w:ilvl="0" w:tplc="C6A67708">
      <w:start w:val="1"/>
      <w:numFmt w:val="bullet"/>
      <w:lvlText w:val="o"/>
      <w:lvlJc w:val="left"/>
      <w:pPr>
        <w:tabs>
          <w:tab w:val="num" w:pos="720"/>
        </w:tabs>
        <w:ind w:left="720" w:hanging="360"/>
      </w:pPr>
      <w:rPr>
        <w:rFonts w:ascii="Courier New" w:hAnsi="Courier New" w:hint="default"/>
      </w:rPr>
    </w:lvl>
    <w:lvl w:ilvl="1" w:tplc="DA8836AA" w:tentative="1">
      <w:start w:val="1"/>
      <w:numFmt w:val="bullet"/>
      <w:lvlText w:val="o"/>
      <w:lvlJc w:val="left"/>
      <w:pPr>
        <w:tabs>
          <w:tab w:val="num" w:pos="1440"/>
        </w:tabs>
        <w:ind w:left="1440" w:hanging="360"/>
      </w:pPr>
      <w:rPr>
        <w:rFonts w:ascii="Courier New" w:hAnsi="Courier New" w:hint="default"/>
      </w:rPr>
    </w:lvl>
    <w:lvl w:ilvl="2" w:tplc="6F4E7CE8" w:tentative="1">
      <w:start w:val="1"/>
      <w:numFmt w:val="bullet"/>
      <w:lvlText w:val="o"/>
      <w:lvlJc w:val="left"/>
      <w:pPr>
        <w:tabs>
          <w:tab w:val="num" w:pos="2160"/>
        </w:tabs>
        <w:ind w:left="2160" w:hanging="360"/>
      </w:pPr>
      <w:rPr>
        <w:rFonts w:ascii="Courier New" w:hAnsi="Courier New" w:hint="default"/>
      </w:rPr>
    </w:lvl>
    <w:lvl w:ilvl="3" w:tplc="351CF54E" w:tentative="1">
      <w:start w:val="1"/>
      <w:numFmt w:val="bullet"/>
      <w:lvlText w:val="o"/>
      <w:lvlJc w:val="left"/>
      <w:pPr>
        <w:tabs>
          <w:tab w:val="num" w:pos="2880"/>
        </w:tabs>
        <w:ind w:left="2880" w:hanging="360"/>
      </w:pPr>
      <w:rPr>
        <w:rFonts w:ascii="Courier New" w:hAnsi="Courier New" w:hint="default"/>
      </w:rPr>
    </w:lvl>
    <w:lvl w:ilvl="4" w:tplc="3232FE74" w:tentative="1">
      <w:start w:val="1"/>
      <w:numFmt w:val="bullet"/>
      <w:lvlText w:val="o"/>
      <w:lvlJc w:val="left"/>
      <w:pPr>
        <w:tabs>
          <w:tab w:val="num" w:pos="3600"/>
        </w:tabs>
        <w:ind w:left="3600" w:hanging="360"/>
      </w:pPr>
      <w:rPr>
        <w:rFonts w:ascii="Courier New" w:hAnsi="Courier New" w:hint="default"/>
      </w:rPr>
    </w:lvl>
    <w:lvl w:ilvl="5" w:tplc="6B6204EC" w:tentative="1">
      <w:start w:val="1"/>
      <w:numFmt w:val="bullet"/>
      <w:lvlText w:val="o"/>
      <w:lvlJc w:val="left"/>
      <w:pPr>
        <w:tabs>
          <w:tab w:val="num" w:pos="4320"/>
        </w:tabs>
        <w:ind w:left="4320" w:hanging="360"/>
      </w:pPr>
      <w:rPr>
        <w:rFonts w:ascii="Courier New" w:hAnsi="Courier New" w:hint="default"/>
      </w:rPr>
    </w:lvl>
    <w:lvl w:ilvl="6" w:tplc="2B4EDC62" w:tentative="1">
      <w:start w:val="1"/>
      <w:numFmt w:val="bullet"/>
      <w:lvlText w:val="o"/>
      <w:lvlJc w:val="left"/>
      <w:pPr>
        <w:tabs>
          <w:tab w:val="num" w:pos="5040"/>
        </w:tabs>
        <w:ind w:left="5040" w:hanging="360"/>
      </w:pPr>
      <w:rPr>
        <w:rFonts w:ascii="Courier New" w:hAnsi="Courier New" w:hint="default"/>
      </w:rPr>
    </w:lvl>
    <w:lvl w:ilvl="7" w:tplc="329CF43C" w:tentative="1">
      <w:start w:val="1"/>
      <w:numFmt w:val="bullet"/>
      <w:lvlText w:val="o"/>
      <w:lvlJc w:val="left"/>
      <w:pPr>
        <w:tabs>
          <w:tab w:val="num" w:pos="5760"/>
        </w:tabs>
        <w:ind w:left="5760" w:hanging="360"/>
      </w:pPr>
      <w:rPr>
        <w:rFonts w:ascii="Courier New" w:hAnsi="Courier New" w:hint="default"/>
      </w:rPr>
    </w:lvl>
    <w:lvl w:ilvl="8" w:tplc="34B0BEA4" w:tentative="1">
      <w:start w:val="1"/>
      <w:numFmt w:val="bullet"/>
      <w:lvlText w:val="o"/>
      <w:lvlJc w:val="left"/>
      <w:pPr>
        <w:tabs>
          <w:tab w:val="num" w:pos="6480"/>
        </w:tabs>
        <w:ind w:left="6480" w:hanging="360"/>
      </w:pPr>
      <w:rPr>
        <w:rFonts w:ascii="Courier New" w:hAnsi="Courier New" w:hint="default"/>
      </w:rPr>
    </w:lvl>
  </w:abstractNum>
  <w:abstractNum w:abstractNumId="13" w15:restartNumberingAfterBreak="0">
    <w:nsid w:val="297C3E3F"/>
    <w:multiLevelType w:val="hybridMultilevel"/>
    <w:tmpl w:val="7AEC4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8C72C5"/>
    <w:multiLevelType w:val="hybridMultilevel"/>
    <w:tmpl w:val="62282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F0E1A"/>
    <w:multiLevelType w:val="hybridMultilevel"/>
    <w:tmpl w:val="5CE07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CA0A60"/>
    <w:multiLevelType w:val="multilevel"/>
    <w:tmpl w:val="D04EE11A"/>
    <w:lvl w:ilvl="0">
      <w:start w:val="1"/>
      <w:numFmt w:val="decimal"/>
      <w:lvlText w:val="%1."/>
      <w:lvlJc w:val="left"/>
      <w:pPr>
        <w:ind w:left="360" w:hanging="360"/>
      </w:pPr>
      <w:rPr>
        <w:rFonts w:hint="default"/>
        <w:b/>
        <w:i w:val="0"/>
        <w:sz w:val="24"/>
      </w:rPr>
    </w:lvl>
    <w:lvl w:ilvl="1">
      <w:start w:val="1"/>
      <w:numFmt w:val="decimal"/>
      <w:suff w:val="space"/>
      <w:lvlText w:val="%1.%2."/>
      <w:lvlJc w:val="left"/>
      <w:pPr>
        <w:ind w:left="1474" w:hanging="1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93201A"/>
    <w:multiLevelType w:val="hybridMultilevel"/>
    <w:tmpl w:val="78607BB4"/>
    <w:lvl w:ilvl="0" w:tplc="16309C5E">
      <w:start w:val="1"/>
      <w:numFmt w:val="bullet"/>
      <w:lvlText w:val="o"/>
      <w:lvlJc w:val="left"/>
      <w:pPr>
        <w:tabs>
          <w:tab w:val="num" w:pos="720"/>
        </w:tabs>
        <w:ind w:left="720" w:hanging="360"/>
      </w:pPr>
      <w:rPr>
        <w:rFonts w:ascii="Courier New" w:hAnsi="Courier New" w:hint="default"/>
      </w:rPr>
    </w:lvl>
    <w:lvl w:ilvl="1" w:tplc="3C0E3262" w:tentative="1">
      <w:start w:val="1"/>
      <w:numFmt w:val="bullet"/>
      <w:lvlText w:val="o"/>
      <w:lvlJc w:val="left"/>
      <w:pPr>
        <w:tabs>
          <w:tab w:val="num" w:pos="1440"/>
        </w:tabs>
        <w:ind w:left="1440" w:hanging="360"/>
      </w:pPr>
      <w:rPr>
        <w:rFonts w:ascii="Courier New" w:hAnsi="Courier New" w:hint="default"/>
      </w:rPr>
    </w:lvl>
    <w:lvl w:ilvl="2" w:tplc="6074DD36" w:tentative="1">
      <w:start w:val="1"/>
      <w:numFmt w:val="bullet"/>
      <w:lvlText w:val="o"/>
      <w:lvlJc w:val="left"/>
      <w:pPr>
        <w:tabs>
          <w:tab w:val="num" w:pos="2160"/>
        </w:tabs>
        <w:ind w:left="2160" w:hanging="360"/>
      </w:pPr>
      <w:rPr>
        <w:rFonts w:ascii="Courier New" w:hAnsi="Courier New" w:hint="default"/>
      </w:rPr>
    </w:lvl>
    <w:lvl w:ilvl="3" w:tplc="E97AA8B8" w:tentative="1">
      <w:start w:val="1"/>
      <w:numFmt w:val="bullet"/>
      <w:lvlText w:val="o"/>
      <w:lvlJc w:val="left"/>
      <w:pPr>
        <w:tabs>
          <w:tab w:val="num" w:pos="2880"/>
        </w:tabs>
        <w:ind w:left="2880" w:hanging="360"/>
      </w:pPr>
      <w:rPr>
        <w:rFonts w:ascii="Courier New" w:hAnsi="Courier New" w:hint="default"/>
      </w:rPr>
    </w:lvl>
    <w:lvl w:ilvl="4" w:tplc="459E1F30" w:tentative="1">
      <w:start w:val="1"/>
      <w:numFmt w:val="bullet"/>
      <w:lvlText w:val="o"/>
      <w:lvlJc w:val="left"/>
      <w:pPr>
        <w:tabs>
          <w:tab w:val="num" w:pos="3600"/>
        </w:tabs>
        <w:ind w:left="3600" w:hanging="360"/>
      </w:pPr>
      <w:rPr>
        <w:rFonts w:ascii="Courier New" w:hAnsi="Courier New" w:hint="default"/>
      </w:rPr>
    </w:lvl>
    <w:lvl w:ilvl="5" w:tplc="DB84F098" w:tentative="1">
      <w:start w:val="1"/>
      <w:numFmt w:val="bullet"/>
      <w:lvlText w:val="o"/>
      <w:lvlJc w:val="left"/>
      <w:pPr>
        <w:tabs>
          <w:tab w:val="num" w:pos="4320"/>
        </w:tabs>
        <w:ind w:left="4320" w:hanging="360"/>
      </w:pPr>
      <w:rPr>
        <w:rFonts w:ascii="Courier New" w:hAnsi="Courier New" w:hint="default"/>
      </w:rPr>
    </w:lvl>
    <w:lvl w:ilvl="6" w:tplc="BBEE1292" w:tentative="1">
      <w:start w:val="1"/>
      <w:numFmt w:val="bullet"/>
      <w:lvlText w:val="o"/>
      <w:lvlJc w:val="left"/>
      <w:pPr>
        <w:tabs>
          <w:tab w:val="num" w:pos="5040"/>
        </w:tabs>
        <w:ind w:left="5040" w:hanging="360"/>
      </w:pPr>
      <w:rPr>
        <w:rFonts w:ascii="Courier New" w:hAnsi="Courier New" w:hint="default"/>
      </w:rPr>
    </w:lvl>
    <w:lvl w:ilvl="7" w:tplc="B72CA964" w:tentative="1">
      <w:start w:val="1"/>
      <w:numFmt w:val="bullet"/>
      <w:lvlText w:val="o"/>
      <w:lvlJc w:val="left"/>
      <w:pPr>
        <w:tabs>
          <w:tab w:val="num" w:pos="5760"/>
        </w:tabs>
        <w:ind w:left="5760" w:hanging="360"/>
      </w:pPr>
      <w:rPr>
        <w:rFonts w:ascii="Courier New" w:hAnsi="Courier New" w:hint="default"/>
      </w:rPr>
    </w:lvl>
    <w:lvl w:ilvl="8" w:tplc="D21401BA" w:tentative="1">
      <w:start w:val="1"/>
      <w:numFmt w:val="bullet"/>
      <w:lvlText w:val="o"/>
      <w:lvlJc w:val="left"/>
      <w:pPr>
        <w:tabs>
          <w:tab w:val="num" w:pos="6480"/>
        </w:tabs>
        <w:ind w:left="6480" w:hanging="360"/>
      </w:pPr>
      <w:rPr>
        <w:rFonts w:ascii="Courier New" w:hAnsi="Courier New" w:hint="default"/>
      </w:rPr>
    </w:lvl>
  </w:abstractNum>
  <w:abstractNum w:abstractNumId="18" w15:restartNumberingAfterBreak="0">
    <w:nsid w:val="39151C57"/>
    <w:multiLevelType w:val="hybridMultilevel"/>
    <w:tmpl w:val="FEE2A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2600E3"/>
    <w:multiLevelType w:val="hybridMultilevel"/>
    <w:tmpl w:val="7B5AB8D6"/>
    <w:lvl w:ilvl="0" w:tplc="9C1EB168">
      <w:start w:val="1"/>
      <w:numFmt w:val="bullet"/>
      <w:lvlText w:val="o"/>
      <w:lvlJc w:val="left"/>
      <w:pPr>
        <w:tabs>
          <w:tab w:val="num" w:pos="720"/>
        </w:tabs>
        <w:ind w:left="720" w:hanging="360"/>
      </w:pPr>
      <w:rPr>
        <w:rFonts w:ascii="Courier New" w:hAnsi="Courier New" w:hint="default"/>
      </w:rPr>
    </w:lvl>
    <w:lvl w:ilvl="1" w:tplc="84040760" w:tentative="1">
      <w:start w:val="1"/>
      <w:numFmt w:val="bullet"/>
      <w:lvlText w:val="o"/>
      <w:lvlJc w:val="left"/>
      <w:pPr>
        <w:tabs>
          <w:tab w:val="num" w:pos="1440"/>
        </w:tabs>
        <w:ind w:left="1440" w:hanging="360"/>
      </w:pPr>
      <w:rPr>
        <w:rFonts w:ascii="Courier New" w:hAnsi="Courier New" w:hint="default"/>
      </w:rPr>
    </w:lvl>
    <w:lvl w:ilvl="2" w:tplc="382ECC68" w:tentative="1">
      <w:start w:val="1"/>
      <w:numFmt w:val="bullet"/>
      <w:lvlText w:val="o"/>
      <w:lvlJc w:val="left"/>
      <w:pPr>
        <w:tabs>
          <w:tab w:val="num" w:pos="2160"/>
        </w:tabs>
        <w:ind w:left="2160" w:hanging="360"/>
      </w:pPr>
      <w:rPr>
        <w:rFonts w:ascii="Courier New" w:hAnsi="Courier New" w:hint="default"/>
      </w:rPr>
    </w:lvl>
    <w:lvl w:ilvl="3" w:tplc="68423934" w:tentative="1">
      <w:start w:val="1"/>
      <w:numFmt w:val="bullet"/>
      <w:lvlText w:val="o"/>
      <w:lvlJc w:val="left"/>
      <w:pPr>
        <w:tabs>
          <w:tab w:val="num" w:pos="2880"/>
        </w:tabs>
        <w:ind w:left="2880" w:hanging="360"/>
      </w:pPr>
      <w:rPr>
        <w:rFonts w:ascii="Courier New" w:hAnsi="Courier New" w:hint="default"/>
      </w:rPr>
    </w:lvl>
    <w:lvl w:ilvl="4" w:tplc="D0AC0666" w:tentative="1">
      <w:start w:val="1"/>
      <w:numFmt w:val="bullet"/>
      <w:lvlText w:val="o"/>
      <w:lvlJc w:val="left"/>
      <w:pPr>
        <w:tabs>
          <w:tab w:val="num" w:pos="3600"/>
        </w:tabs>
        <w:ind w:left="3600" w:hanging="360"/>
      </w:pPr>
      <w:rPr>
        <w:rFonts w:ascii="Courier New" w:hAnsi="Courier New" w:hint="default"/>
      </w:rPr>
    </w:lvl>
    <w:lvl w:ilvl="5" w:tplc="DB12E9A2" w:tentative="1">
      <w:start w:val="1"/>
      <w:numFmt w:val="bullet"/>
      <w:lvlText w:val="o"/>
      <w:lvlJc w:val="left"/>
      <w:pPr>
        <w:tabs>
          <w:tab w:val="num" w:pos="4320"/>
        </w:tabs>
        <w:ind w:left="4320" w:hanging="360"/>
      </w:pPr>
      <w:rPr>
        <w:rFonts w:ascii="Courier New" w:hAnsi="Courier New" w:hint="default"/>
      </w:rPr>
    </w:lvl>
    <w:lvl w:ilvl="6" w:tplc="782E0A50" w:tentative="1">
      <w:start w:val="1"/>
      <w:numFmt w:val="bullet"/>
      <w:lvlText w:val="o"/>
      <w:lvlJc w:val="left"/>
      <w:pPr>
        <w:tabs>
          <w:tab w:val="num" w:pos="5040"/>
        </w:tabs>
        <w:ind w:left="5040" w:hanging="360"/>
      </w:pPr>
      <w:rPr>
        <w:rFonts w:ascii="Courier New" w:hAnsi="Courier New" w:hint="default"/>
      </w:rPr>
    </w:lvl>
    <w:lvl w:ilvl="7" w:tplc="152EE41A" w:tentative="1">
      <w:start w:val="1"/>
      <w:numFmt w:val="bullet"/>
      <w:lvlText w:val="o"/>
      <w:lvlJc w:val="left"/>
      <w:pPr>
        <w:tabs>
          <w:tab w:val="num" w:pos="5760"/>
        </w:tabs>
        <w:ind w:left="5760" w:hanging="360"/>
      </w:pPr>
      <w:rPr>
        <w:rFonts w:ascii="Courier New" w:hAnsi="Courier New" w:hint="default"/>
      </w:rPr>
    </w:lvl>
    <w:lvl w:ilvl="8" w:tplc="3E3E5DAC" w:tentative="1">
      <w:start w:val="1"/>
      <w:numFmt w:val="bullet"/>
      <w:lvlText w:val="o"/>
      <w:lvlJc w:val="left"/>
      <w:pPr>
        <w:tabs>
          <w:tab w:val="num" w:pos="6480"/>
        </w:tabs>
        <w:ind w:left="6480" w:hanging="360"/>
      </w:pPr>
      <w:rPr>
        <w:rFonts w:ascii="Courier New" w:hAnsi="Courier New" w:hint="default"/>
      </w:rPr>
    </w:lvl>
  </w:abstractNum>
  <w:abstractNum w:abstractNumId="20" w15:restartNumberingAfterBreak="0">
    <w:nsid w:val="3A5E57CA"/>
    <w:multiLevelType w:val="hybridMultilevel"/>
    <w:tmpl w:val="4CA60F5E"/>
    <w:lvl w:ilvl="0" w:tplc="09845BE8">
      <w:start w:val="1"/>
      <w:numFmt w:val="bullet"/>
      <w:lvlText w:val="•"/>
      <w:lvlJc w:val="left"/>
      <w:pPr>
        <w:tabs>
          <w:tab w:val="num" w:pos="720"/>
        </w:tabs>
        <w:ind w:left="720" w:hanging="360"/>
      </w:pPr>
      <w:rPr>
        <w:rFonts w:ascii="Arial" w:hAnsi="Arial" w:hint="default"/>
      </w:rPr>
    </w:lvl>
    <w:lvl w:ilvl="1" w:tplc="25905554" w:tentative="1">
      <w:start w:val="1"/>
      <w:numFmt w:val="bullet"/>
      <w:lvlText w:val="•"/>
      <w:lvlJc w:val="left"/>
      <w:pPr>
        <w:tabs>
          <w:tab w:val="num" w:pos="1440"/>
        </w:tabs>
        <w:ind w:left="1440" w:hanging="360"/>
      </w:pPr>
      <w:rPr>
        <w:rFonts w:ascii="Arial" w:hAnsi="Arial" w:hint="default"/>
      </w:rPr>
    </w:lvl>
    <w:lvl w:ilvl="2" w:tplc="E65C10B2" w:tentative="1">
      <w:start w:val="1"/>
      <w:numFmt w:val="bullet"/>
      <w:lvlText w:val="•"/>
      <w:lvlJc w:val="left"/>
      <w:pPr>
        <w:tabs>
          <w:tab w:val="num" w:pos="2160"/>
        </w:tabs>
        <w:ind w:left="2160" w:hanging="360"/>
      </w:pPr>
      <w:rPr>
        <w:rFonts w:ascii="Arial" w:hAnsi="Arial" w:hint="default"/>
      </w:rPr>
    </w:lvl>
    <w:lvl w:ilvl="3" w:tplc="F68052AC" w:tentative="1">
      <w:start w:val="1"/>
      <w:numFmt w:val="bullet"/>
      <w:lvlText w:val="•"/>
      <w:lvlJc w:val="left"/>
      <w:pPr>
        <w:tabs>
          <w:tab w:val="num" w:pos="2880"/>
        </w:tabs>
        <w:ind w:left="2880" w:hanging="360"/>
      </w:pPr>
      <w:rPr>
        <w:rFonts w:ascii="Arial" w:hAnsi="Arial" w:hint="default"/>
      </w:rPr>
    </w:lvl>
    <w:lvl w:ilvl="4" w:tplc="FF8A040C" w:tentative="1">
      <w:start w:val="1"/>
      <w:numFmt w:val="bullet"/>
      <w:lvlText w:val="•"/>
      <w:lvlJc w:val="left"/>
      <w:pPr>
        <w:tabs>
          <w:tab w:val="num" w:pos="3600"/>
        </w:tabs>
        <w:ind w:left="3600" w:hanging="360"/>
      </w:pPr>
      <w:rPr>
        <w:rFonts w:ascii="Arial" w:hAnsi="Arial" w:hint="default"/>
      </w:rPr>
    </w:lvl>
    <w:lvl w:ilvl="5" w:tplc="B3C62ADA" w:tentative="1">
      <w:start w:val="1"/>
      <w:numFmt w:val="bullet"/>
      <w:lvlText w:val="•"/>
      <w:lvlJc w:val="left"/>
      <w:pPr>
        <w:tabs>
          <w:tab w:val="num" w:pos="4320"/>
        </w:tabs>
        <w:ind w:left="4320" w:hanging="360"/>
      </w:pPr>
      <w:rPr>
        <w:rFonts w:ascii="Arial" w:hAnsi="Arial" w:hint="default"/>
      </w:rPr>
    </w:lvl>
    <w:lvl w:ilvl="6" w:tplc="4B429F84" w:tentative="1">
      <w:start w:val="1"/>
      <w:numFmt w:val="bullet"/>
      <w:lvlText w:val="•"/>
      <w:lvlJc w:val="left"/>
      <w:pPr>
        <w:tabs>
          <w:tab w:val="num" w:pos="5040"/>
        </w:tabs>
        <w:ind w:left="5040" w:hanging="360"/>
      </w:pPr>
      <w:rPr>
        <w:rFonts w:ascii="Arial" w:hAnsi="Arial" w:hint="default"/>
      </w:rPr>
    </w:lvl>
    <w:lvl w:ilvl="7" w:tplc="08F4F570" w:tentative="1">
      <w:start w:val="1"/>
      <w:numFmt w:val="bullet"/>
      <w:lvlText w:val="•"/>
      <w:lvlJc w:val="left"/>
      <w:pPr>
        <w:tabs>
          <w:tab w:val="num" w:pos="5760"/>
        </w:tabs>
        <w:ind w:left="5760" w:hanging="360"/>
      </w:pPr>
      <w:rPr>
        <w:rFonts w:ascii="Arial" w:hAnsi="Arial" w:hint="default"/>
      </w:rPr>
    </w:lvl>
    <w:lvl w:ilvl="8" w:tplc="8AD6C62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8521B0"/>
    <w:multiLevelType w:val="hybridMultilevel"/>
    <w:tmpl w:val="27787C3A"/>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22" w15:restartNumberingAfterBreak="0">
    <w:nsid w:val="3C4D210B"/>
    <w:multiLevelType w:val="hybridMultilevel"/>
    <w:tmpl w:val="9E583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8F03FD"/>
    <w:multiLevelType w:val="multilevel"/>
    <w:tmpl w:val="D04EE11A"/>
    <w:lvl w:ilvl="0">
      <w:start w:val="1"/>
      <w:numFmt w:val="decimal"/>
      <w:lvlText w:val="%1."/>
      <w:lvlJc w:val="left"/>
      <w:pPr>
        <w:ind w:left="360" w:hanging="360"/>
      </w:pPr>
      <w:rPr>
        <w:rFonts w:hint="default"/>
        <w:b/>
        <w:i w:val="0"/>
        <w:sz w:val="24"/>
      </w:rPr>
    </w:lvl>
    <w:lvl w:ilvl="1">
      <w:start w:val="1"/>
      <w:numFmt w:val="decimal"/>
      <w:suff w:val="space"/>
      <w:lvlText w:val="%1.%2."/>
      <w:lvlJc w:val="left"/>
      <w:pPr>
        <w:ind w:left="1474" w:hanging="1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DED6849"/>
    <w:multiLevelType w:val="hybridMultilevel"/>
    <w:tmpl w:val="FCA29C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3FE03962"/>
    <w:multiLevelType w:val="hybridMultilevel"/>
    <w:tmpl w:val="49361880"/>
    <w:lvl w:ilvl="0" w:tplc="266087CA">
      <w:start w:val="1"/>
      <w:numFmt w:val="bullet"/>
      <w:lvlText w:val="o"/>
      <w:lvlJc w:val="left"/>
      <w:pPr>
        <w:tabs>
          <w:tab w:val="num" w:pos="720"/>
        </w:tabs>
        <w:ind w:left="720" w:hanging="360"/>
      </w:pPr>
      <w:rPr>
        <w:rFonts w:ascii="Courier New" w:hAnsi="Courier New" w:hint="default"/>
      </w:rPr>
    </w:lvl>
    <w:lvl w:ilvl="1" w:tplc="F23A3B54" w:tentative="1">
      <w:start w:val="1"/>
      <w:numFmt w:val="bullet"/>
      <w:lvlText w:val="o"/>
      <w:lvlJc w:val="left"/>
      <w:pPr>
        <w:tabs>
          <w:tab w:val="num" w:pos="1440"/>
        </w:tabs>
        <w:ind w:left="1440" w:hanging="360"/>
      </w:pPr>
      <w:rPr>
        <w:rFonts w:ascii="Courier New" w:hAnsi="Courier New" w:hint="default"/>
      </w:rPr>
    </w:lvl>
    <w:lvl w:ilvl="2" w:tplc="63C4D9DA" w:tentative="1">
      <w:start w:val="1"/>
      <w:numFmt w:val="bullet"/>
      <w:lvlText w:val="o"/>
      <w:lvlJc w:val="left"/>
      <w:pPr>
        <w:tabs>
          <w:tab w:val="num" w:pos="2160"/>
        </w:tabs>
        <w:ind w:left="2160" w:hanging="360"/>
      </w:pPr>
      <w:rPr>
        <w:rFonts w:ascii="Courier New" w:hAnsi="Courier New" w:hint="default"/>
      </w:rPr>
    </w:lvl>
    <w:lvl w:ilvl="3" w:tplc="015C750C" w:tentative="1">
      <w:start w:val="1"/>
      <w:numFmt w:val="bullet"/>
      <w:lvlText w:val="o"/>
      <w:lvlJc w:val="left"/>
      <w:pPr>
        <w:tabs>
          <w:tab w:val="num" w:pos="2880"/>
        </w:tabs>
        <w:ind w:left="2880" w:hanging="360"/>
      </w:pPr>
      <w:rPr>
        <w:rFonts w:ascii="Courier New" w:hAnsi="Courier New" w:hint="default"/>
      </w:rPr>
    </w:lvl>
    <w:lvl w:ilvl="4" w:tplc="F2927174" w:tentative="1">
      <w:start w:val="1"/>
      <w:numFmt w:val="bullet"/>
      <w:lvlText w:val="o"/>
      <w:lvlJc w:val="left"/>
      <w:pPr>
        <w:tabs>
          <w:tab w:val="num" w:pos="3600"/>
        </w:tabs>
        <w:ind w:left="3600" w:hanging="360"/>
      </w:pPr>
      <w:rPr>
        <w:rFonts w:ascii="Courier New" w:hAnsi="Courier New" w:hint="default"/>
      </w:rPr>
    </w:lvl>
    <w:lvl w:ilvl="5" w:tplc="EA5669F6" w:tentative="1">
      <w:start w:val="1"/>
      <w:numFmt w:val="bullet"/>
      <w:lvlText w:val="o"/>
      <w:lvlJc w:val="left"/>
      <w:pPr>
        <w:tabs>
          <w:tab w:val="num" w:pos="4320"/>
        </w:tabs>
        <w:ind w:left="4320" w:hanging="360"/>
      </w:pPr>
      <w:rPr>
        <w:rFonts w:ascii="Courier New" w:hAnsi="Courier New" w:hint="default"/>
      </w:rPr>
    </w:lvl>
    <w:lvl w:ilvl="6" w:tplc="900ECB78" w:tentative="1">
      <w:start w:val="1"/>
      <w:numFmt w:val="bullet"/>
      <w:lvlText w:val="o"/>
      <w:lvlJc w:val="left"/>
      <w:pPr>
        <w:tabs>
          <w:tab w:val="num" w:pos="5040"/>
        </w:tabs>
        <w:ind w:left="5040" w:hanging="360"/>
      </w:pPr>
      <w:rPr>
        <w:rFonts w:ascii="Courier New" w:hAnsi="Courier New" w:hint="default"/>
      </w:rPr>
    </w:lvl>
    <w:lvl w:ilvl="7" w:tplc="3C1ED55C" w:tentative="1">
      <w:start w:val="1"/>
      <w:numFmt w:val="bullet"/>
      <w:lvlText w:val="o"/>
      <w:lvlJc w:val="left"/>
      <w:pPr>
        <w:tabs>
          <w:tab w:val="num" w:pos="5760"/>
        </w:tabs>
        <w:ind w:left="5760" w:hanging="360"/>
      </w:pPr>
      <w:rPr>
        <w:rFonts w:ascii="Courier New" w:hAnsi="Courier New" w:hint="default"/>
      </w:rPr>
    </w:lvl>
    <w:lvl w:ilvl="8" w:tplc="BD1099F6" w:tentative="1">
      <w:start w:val="1"/>
      <w:numFmt w:val="bullet"/>
      <w:lvlText w:val="o"/>
      <w:lvlJc w:val="left"/>
      <w:pPr>
        <w:tabs>
          <w:tab w:val="num" w:pos="6480"/>
        </w:tabs>
        <w:ind w:left="6480" w:hanging="360"/>
      </w:pPr>
      <w:rPr>
        <w:rFonts w:ascii="Courier New" w:hAnsi="Courier New" w:hint="default"/>
      </w:rPr>
    </w:lvl>
  </w:abstractNum>
  <w:abstractNum w:abstractNumId="26" w15:restartNumberingAfterBreak="0">
    <w:nsid w:val="4647636A"/>
    <w:multiLevelType w:val="hybridMultilevel"/>
    <w:tmpl w:val="88A47712"/>
    <w:lvl w:ilvl="0" w:tplc="08090003">
      <w:start w:val="1"/>
      <w:numFmt w:val="bullet"/>
      <w:lvlText w:val="o"/>
      <w:lvlJc w:val="left"/>
      <w:pPr>
        <w:tabs>
          <w:tab w:val="num" w:pos="720"/>
        </w:tabs>
        <w:ind w:left="720" w:hanging="360"/>
      </w:pPr>
      <w:rPr>
        <w:rFonts w:ascii="Courier New" w:hAnsi="Courier New" w:cs="Courier New" w:hint="default"/>
      </w:rPr>
    </w:lvl>
    <w:lvl w:ilvl="1" w:tplc="140691B8" w:tentative="1">
      <w:start w:val="1"/>
      <w:numFmt w:val="bullet"/>
      <w:lvlText w:val="•"/>
      <w:lvlJc w:val="left"/>
      <w:pPr>
        <w:tabs>
          <w:tab w:val="num" w:pos="1440"/>
        </w:tabs>
        <w:ind w:left="1440" w:hanging="360"/>
      </w:pPr>
      <w:rPr>
        <w:rFonts w:ascii="Arial" w:hAnsi="Arial" w:hint="default"/>
      </w:rPr>
    </w:lvl>
    <w:lvl w:ilvl="2" w:tplc="B7F490B8" w:tentative="1">
      <w:start w:val="1"/>
      <w:numFmt w:val="bullet"/>
      <w:lvlText w:val="•"/>
      <w:lvlJc w:val="left"/>
      <w:pPr>
        <w:tabs>
          <w:tab w:val="num" w:pos="2160"/>
        </w:tabs>
        <w:ind w:left="2160" w:hanging="360"/>
      </w:pPr>
      <w:rPr>
        <w:rFonts w:ascii="Arial" w:hAnsi="Arial" w:hint="default"/>
      </w:rPr>
    </w:lvl>
    <w:lvl w:ilvl="3" w:tplc="8E12AFD8" w:tentative="1">
      <w:start w:val="1"/>
      <w:numFmt w:val="bullet"/>
      <w:lvlText w:val="•"/>
      <w:lvlJc w:val="left"/>
      <w:pPr>
        <w:tabs>
          <w:tab w:val="num" w:pos="2880"/>
        </w:tabs>
        <w:ind w:left="2880" w:hanging="360"/>
      </w:pPr>
      <w:rPr>
        <w:rFonts w:ascii="Arial" w:hAnsi="Arial" w:hint="default"/>
      </w:rPr>
    </w:lvl>
    <w:lvl w:ilvl="4" w:tplc="61D0C3CC" w:tentative="1">
      <w:start w:val="1"/>
      <w:numFmt w:val="bullet"/>
      <w:lvlText w:val="•"/>
      <w:lvlJc w:val="left"/>
      <w:pPr>
        <w:tabs>
          <w:tab w:val="num" w:pos="3600"/>
        </w:tabs>
        <w:ind w:left="3600" w:hanging="360"/>
      </w:pPr>
      <w:rPr>
        <w:rFonts w:ascii="Arial" w:hAnsi="Arial" w:hint="default"/>
      </w:rPr>
    </w:lvl>
    <w:lvl w:ilvl="5" w:tplc="1A86DE00" w:tentative="1">
      <w:start w:val="1"/>
      <w:numFmt w:val="bullet"/>
      <w:lvlText w:val="•"/>
      <w:lvlJc w:val="left"/>
      <w:pPr>
        <w:tabs>
          <w:tab w:val="num" w:pos="4320"/>
        </w:tabs>
        <w:ind w:left="4320" w:hanging="360"/>
      </w:pPr>
      <w:rPr>
        <w:rFonts w:ascii="Arial" w:hAnsi="Arial" w:hint="default"/>
      </w:rPr>
    </w:lvl>
    <w:lvl w:ilvl="6" w:tplc="592EB252" w:tentative="1">
      <w:start w:val="1"/>
      <w:numFmt w:val="bullet"/>
      <w:lvlText w:val="•"/>
      <w:lvlJc w:val="left"/>
      <w:pPr>
        <w:tabs>
          <w:tab w:val="num" w:pos="5040"/>
        </w:tabs>
        <w:ind w:left="5040" w:hanging="360"/>
      </w:pPr>
      <w:rPr>
        <w:rFonts w:ascii="Arial" w:hAnsi="Arial" w:hint="default"/>
      </w:rPr>
    </w:lvl>
    <w:lvl w:ilvl="7" w:tplc="A15A7E9C" w:tentative="1">
      <w:start w:val="1"/>
      <w:numFmt w:val="bullet"/>
      <w:lvlText w:val="•"/>
      <w:lvlJc w:val="left"/>
      <w:pPr>
        <w:tabs>
          <w:tab w:val="num" w:pos="5760"/>
        </w:tabs>
        <w:ind w:left="5760" w:hanging="360"/>
      </w:pPr>
      <w:rPr>
        <w:rFonts w:ascii="Arial" w:hAnsi="Arial" w:hint="default"/>
      </w:rPr>
    </w:lvl>
    <w:lvl w:ilvl="8" w:tplc="97E2245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71C5038"/>
    <w:multiLevelType w:val="hybridMultilevel"/>
    <w:tmpl w:val="76785C38"/>
    <w:lvl w:ilvl="0" w:tplc="6046CA9A">
      <w:start w:val="1"/>
      <w:numFmt w:val="bullet"/>
      <w:lvlText w:val="•"/>
      <w:lvlJc w:val="left"/>
      <w:pPr>
        <w:tabs>
          <w:tab w:val="num" w:pos="720"/>
        </w:tabs>
        <w:ind w:left="720" w:hanging="360"/>
      </w:pPr>
      <w:rPr>
        <w:rFonts w:ascii="Arial" w:hAnsi="Arial" w:hint="default"/>
      </w:rPr>
    </w:lvl>
    <w:lvl w:ilvl="1" w:tplc="32AA29EA" w:tentative="1">
      <w:start w:val="1"/>
      <w:numFmt w:val="bullet"/>
      <w:lvlText w:val="•"/>
      <w:lvlJc w:val="left"/>
      <w:pPr>
        <w:tabs>
          <w:tab w:val="num" w:pos="1440"/>
        </w:tabs>
        <w:ind w:left="1440" w:hanging="360"/>
      </w:pPr>
      <w:rPr>
        <w:rFonts w:ascii="Arial" w:hAnsi="Arial" w:hint="default"/>
      </w:rPr>
    </w:lvl>
    <w:lvl w:ilvl="2" w:tplc="6A604FC4" w:tentative="1">
      <w:start w:val="1"/>
      <w:numFmt w:val="bullet"/>
      <w:lvlText w:val="•"/>
      <w:lvlJc w:val="left"/>
      <w:pPr>
        <w:tabs>
          <w:tab w:val="num" w:pos="2160"/>
        </w:tabs>
        <w:ind w:left="2160" w:hanging="360"/>
      </w:pPr>
      <w:rPr>
        <w:rFonts w:ascii="Arial" w:hAnsi="Arial" w:hint="default"/>
      </w:rPr>
    </w:lvl>
    <w:lvl w:ilvl="3" w:tplc="77B0F720" w:tentative="1">
      <w:start w:val="1"/>
      <w:numFmt w:val="bullet"/>
      <w:lvlText w:val="•"/>
      <w:lvlJc w:val="left"/>
      <w:pPr>
        <w:tabs>
          <w:tab w:val="num" w:pos="2880"/>
        </w:tabs>
        <w:ind w:left="2880" w:hanging="360"/>
      </w:pPr>
      <w:rPr>
        <w:rFonts w:ascii="Arial" w:hAnsi="Arial" w:hint="default"/>
      </w:rPr>
    </w:lvl>
    <w:lvl w:ilvl="4" w:tplc="40A2F038" w:tentative="1">
      <w:start w:val="1"/>
      <w:numFmt w:val="bullet"/>
      <w:lvlText w:val="•"/>
      <w:lvlJc w:val="left"/>
      <w:pPr>
        <w:tabs>
          <w:tab w:val="num" w:pos="3600"/>
        </w:tabs>
        <w:ind w:left="3600" w:hanging="360"/>
      </w:pPr>
      <w:rPr>
        <w:rFonts w:ascii="Arial" w:hAnsi="Arial" w:hint="default"/>
      </w:rPr>
    </w:lvl>
    <w:lvl w:ilvl="5" w:tplc="4776EED0" w:tentative="1">
      <w:start w:val="1"/>
      <w:numFmt w:val="bullet"/>
      <w:lvlText w:val="•"/>
      <w:lvlJc w:val="left"/>
      <w:pPr>
        <w:tabs>
          <w:tab w:val="num" w:pos="4320"/>
        </w:tabs>
        <w:ind w:left="4320" w:hanging="360"/>
      </w:pPr>
      <w:rPr>
        <w:rFonts w:ascii="Arial" w:hAnsi="Arial" w:hint="default"/>
      </w:rPr>
    </w:lvl>
    <w:lvl w:ilvl="6" w:tplc="46B86D48" w:tentative="1">
      <w:start w:val="1"/>
      <w:numFmt w:val="bullet"/>
      <w:lvlText w:val="•"/>
      <w:lvlJc w:val="left"/>
      <w:pPr>
        <w:tabs>
          <w:tab w:val="num" w:pos="5040"/>
        </w:tabs>
        <w:ind w:left="5040" w:hanging="360"/>
      </w:pPr>
      <w:rPr>
        <w:rFonts w:ascii="Arial" w:hAnsi="Arial" w:hint="default"/>
      </w:rPr>
    </w:lvl>
    <w:lvl w:ilvl="7" w:tplc="BF0CD5DE" w:tentative="1">
      <w:start w:val="1"/>
      <w:numFmt w:val="bullet"/>
      <w:lvlText w:val="•"/>
      <w:lvlJc w:val="left"/>
      <w:pPr>
        <w:tabs>
          <w:tab w:val="num" w:pos="5760"/>
        </w:tabs>
        <w:ind w:left="5760" w:hanging="360"/>
      </w:pPr>
      <w:rPr>
        <w:rFonts w:ascii="Arial" w:hAnsi="Arial" w:hint="default"/>
      </w:rPr>
    </w:lvl>
    <w:lvl w:ilvl="8" w:tplc="2DD24C2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8221649"/>
    <w:multiLevelType w:val="hybridMultilevel"/>
    <w:tmpl w:val="5BBCD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0339C4"/>
    <w:multiLevelType w:val="hybridMultilevel"/>
    <w:tmpl w:val="74BCD9AE"/>
    <w:lvl w:ilvl="0" w:tplc="86C00256">
      <w:start w:val="1"/>
      <w:numFmt w:val="decimal"/>
      <w:lvlText w:val="%1)"/>
      <w:lvlJc w:val="left"/>
      <w:pPr>
        <w:ind w:left="786" w:hanging="360"/>
      </w:pPr>
      <w:rPr>
        <w:rFonts w:hint="default"/>
        <w:b/>
        <w:color w:val="7030A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52144F"/>
    <w:multiLevelType w:val="hybridMultilevel"/>
    <w:tmpl w:val="8AC6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AE5060"/>
    <w:multiLevelType w:val="hybridMultilevel"/>
    <w:tmpl w:val="6E7AB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9C92B9F"/>
    <w:multiLevelType w:val="hybridMultilevel"/>
    <w:tmpl w:val="67A0030E"/>
    <w:lvl w:ilvl="0" w:tplc="73342EF6">
      <w:start w:val="1"/>
      <w:numFmt w:val="bullet"/>
      <w:lvlText w:val="•"/>
      <w:lvlJc w:val="left"/>
      <w:pPr>
        <w:tabs>
          <w:tab w:val="num" w:pos="720"/>
        </w:tabs>
        <w:ind w:left="720" w:hanging="360"/>
      </w:pPr>
      <w:rPr>
        <w:rFonts w:ascii="Arial" w:hAnsi="Arial" w:hint="default"/>
      </w:rPr>
    </w:lvl>
    <w:lvl w:ilvl="1" w:tplc="0F88413A" w:tentative="1">
      <w:start w:val="1"/>
      <w:numFmt w:val="bullet"/>
      <w:lvlText w:val="•"/>
      <w:lvlJc w:val="left"/>
      <w:pPr>
        <w:tabs>
          <w:tab w:val="num" w:pos="1440"/>
        </w:tabs>
        <w:ind w:left="1440" w:hanging="360"/>
      </w:pPr>
      <w:rPr>
        <w:rFonts w:ascii="Arial" w:hAnsi="Arial" w:hint="default"/>
      </w:rPr>
    </w:lvl>
    <w:lvl w:ilvl="2" w:tplc="A34E8A16" w:tentative="1">
      <w:start w:val="1"/>
      <w:numFmt w:val="bullet"/>
      <w:lvlText w:val="•"/>
      <w:lvlJc w:val="left"/>
      <w:pPr>
        <w:tabs>
          <w:tab w:val="num" w:pos="2160"/>
        </w:tabs>
        <w:ind w:left="2160" w:hanging="360"/>
      </w:pPr>
      <w:rPr>
        <w:rFonts w:ascii="Arial" w:hAnsi="Arial" w:hint="default"/>
      </w:rPr>
    </w:lvl>
    <w:lvl w:ilvl="3" w:tplc="D062DB52" w:tentative="1">
      <w:start w:val="1"/>
      <w:numFmt w:val="bullet"/>
      <w:lvlText w:val="•"/>
      <w:lvlJc w:val="left"/>
      <w:pPr>
        <w:tabs>
          <w:tab w:val="num" w:pos="2880"/>
        </w:tabs>
        <w:ind w:left="2880" w:hanging="360"/>
      </w:pPr>
      <w:rPr>
        <w:rFonts w:ascii="Arial" w:hAnsi="Arial" w:hint="default"/>
      </w:rPr>
    </w:lvl>
    <w:lvl w:ilvl="4" w:tplc="54A82BF8" w:tentative="1">
      <w:start w:val="1"/>
      <w:numFmt w:val="bullet"/>
      <w:lvlText w:val="•"/>
      <w:lvlJc w:val="left"/>
      <w:pPr>
        <w:tabs>
          <w:tab w:val="num" w:pos="3600"/>
        </w:tabs>
        <w:ind w:left="3600" w:hanging="360"/>
      </w:pPr>
      <w:rPr>
        <w:rFonts w:ascii="Arial" w:hAnsi="Arial" w:hint="default"/>
      </w:rPr>
    </w:lvl>
    <w:lvl w:ilvl="5" w:tplc="46440FD2" w:tentative="1">
      <w:start w:val="1"/>
      <w:numFmt w:val="bullet"/>
      <w:lvlText w:val="•"/>
      <w:lvlJc w:val="left"/>
      <w:pPr>
        <w:tabs>
          <w:tab w:val="num" w:pos="4320"/>
        </w:tabs>
        <w:ind w:left="4320" w:hanging="360"/>
      </w:pPr>
      <w:rPr>
        <w:rFonts w:ascii="Arial" w:hAnsi="Arial" w:hint="default"/>
      </w:rPr>
    </w:lvl>
    <w:lvl w:ilvl="6" w:tplc="707827EA" w:tentative="1">
      <w:start w:val="1"/>
      <w:numFmt w:val="bullet"/>
      <w:lvlText w:val="•"/>
      <w:lvlJc w:val="left"/>
      <w:pPr>
        <w:tabs>
          <w:tab w:val="num" w:pos="5040"/>
        </w:tabs>
        <w:ind w:left="5040" w:hanging="360"/>
      </w:pPr>
      <w:rPr>
        <w:rFonts w:ascii="Arial" w:hAnsi="Arial" w:hint="default"/>
      </w:rPr>
    </w:lvl>
    <w:lvl w:ilvl="7" w:tplc="8F8A0D50" w:tentative="1">
      <w:start w:val="1"/>
      <w:numFmt w:val="bullet"/>
      <w:lvlText w:val="•"/>
      <w:lvlJc w:val="left"/>
      <w:pPr>
        <w:tabs>
          <w:tab w:val="num" w:pos="5760"/>
        </w:tabs>
        <w:ind w:left="5760" w:hanging="360"/>
      </w:pPr>
      <w:rPr>
        <w:rFonts w:ascii="Arial" w:hAnsi="Arial" w:hint="default"/>
      </w:rPr>
    </w:lvl>
    <w:lvl w:ilvl="8" w:tplc="FB4416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B92988"/>
    <w:multiLevelType w:val="hybridMultilevel"/>
    <w:tmpl w:val="67BC0DC0"/>
    <w:lvl w:ilvl="0" w:tplc="08090011">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34" w15:restartNumberingAfterBreak="0">
    <w:nsid w:val="5D0D15B8"/>
    <w:multiLevelType w:val="multilevel"/>
    <w:tmpl w:val="BFD62A10"/>
    <w:lvl w:ilvl="0">
      <w:start w:val="1"/>
      <w:numFmt w:val="bullet"/>
      <w:lvlText w:val="●"/>
      <w:lvlJc w:val="left"/>
      <w:pPr>
        <w:ind w:left="644" w:firstLine="284"/>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15:restartNumberingAfterBreak="0">
    <w:nsid w:val="5F4F1CEF"/>
    <w:multiLevelType w:val="multilevel"/>
    <w:tmpl w:val="F7E235FE"/>
    <w:lvl w:ilvl="0">
      <w:start w:val="14"/>
      <w:numFmt w:val="decimal"/>
      <w:lvlText w:val="%1."/>
      <w:lvlJc w:val="left"/>
      <w:pPr>
        <w:ind w:left="360" w:hanging="360"/>
      </w:pPr>
      <w:rPr>
        <w:rFonts w:hint="default"/>
        <w:b/>
        <w:i w:val="0"/>
        <w:sz w:val="24"/>
      </w:rPr>
    </w:lvl>
    <w:lvl w:ilvl="1">
      <w:start w:val="1"/>
      <w:numFmt w:val="decimal"/>
      <w:suff w:val="space"/>
      <w:lvlText w:val="%1.%2."/>
      <w:lvlJc w:val="left"/>
      <w:pPr>
        <w:ind w:left="1474" w:hanging="1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3F61750"/>
    <w:multiLevelType w:val="hybridMultilevel"/>
    <w:tmpl w:val="FCE8E112"/>
    <w:lvl w:ilvl="0" w:tplc="0809000B">
      <w:start w:val="1"/>
      <w:numFmt w:val="bullet"/>
      <w:lvlText w:val=""/>
      <w:lvlJc w:val="left"/>
      <w:pPr>
        <w:tabs>
          <w:tab w:val="num" w:pos="1080"/>
        </w:tabs>
        <w:ind w:left="1080" w:hanging="360"/>
      </w:pPr>
      <w:rPr>
        <w:rFonts w:ascii="Wingdings" w:hAnsi="Wingdings" w:hint="default"/>
      </w:rPr>
    </w:lvl>
    <w:lvl w:ilvl="1" w:tplc="084E1D3E" w:tentative="1">
      <w:start w:val="1"/>
      <w:numFmt w:val="bullet"/>
      <w:lvlText w:val="o"/>
      <w:lvlJc w:val="left"/>
      <w:pPr>
        <w:tabs>
          <w:tab w:val="num" w:pos="1800"/>
        </w:tabs>
        <w:ind w:left="1800" w:hanging="360"/>
      </w:pPr>
      <w:rPr>
        <w:rFonts w:ascii="Courier New" w:hAnsi="Courier New" w:hint="default"/>
      </w:rPr>
    </w:lvl>
    <w:lvl w:ilvl="2" w:tplc="35A8DE3E" w:tentative="1">
      <w:start w:val="1"/>
      <w:numFmt w:val="bullet"/>
      <w:lvlText w:val="o"/>
      <w:lvlJc w:val="left"/>
      <w:pPr>
        <w:tabs>
          <w:tab w:val="num" w:pos="2520"/>
        </w:tabs>
        <w:ind w:left="2520" w:hanging="360"/>
      </w:pPr>
      <w:rPr>
        <w:rFonts w:ascii="Courier New" w:hAnsi="Courier New" w:hint="default"/>
      </w:rPr>
    </w:lvl>
    <w:lvl w:ilvl="3" w:tplc="977862B4" w:tentative="1">
      <w:start w:val="1"/>
      <w:numFmt w:val="bullet"/>
      <w:lvlText w:val="o"/>
      <w:lvlJc w:val="left"/>
      <w:pPr>
        <w:tabs>
          <w:tab w:val="num" w:pos="3240"/>
        </w:tabs>
        <w:ind w:left="3240" w:hanging="360"/>
      </w:pPr>
      <w:rPr>
        <w:rFonts w:ascii="Courier New" w:hAnsi="Courier New" w:hint="default"/>
      </w:rPr>
    </w:lvl>
    <w:lvl w:ilvl="4" w:tplc="184C9380" w:tentative="1">
      <w:start w:val="1"/>
      <w:numFmt w:val="bullet"/>
      <w:lvlText w:val="o"/>
      <w:lvlJc w:val="left"/>
      <w:pPr>
        <w:tabs>
          <w:tab w:val="num" w:pos="3960"/>
        </w:tabs>
        <w:ind w:left="3960" w:hanging="360"/>
      </w:pPr>
      <w:rPr>
        <w:rFonts w:ascii="Courier New" w:hAnsi="Courier New" w:hint="default"/>
      </w:rPr>
    </w:lvl>
    <w:lvl w:ilvl="5" w:tplc="234C6676" w:tentative="1">
      <w:start w:val="1"/>
      <w:numFmt w:val="bullet"/>
      <w:lvlText w:val="o"/>
      <w:lvlJc w:val="left"/>
      <w:pPr>
        <w:tabs>
          <w:tab w:val="num" w:pos="4680"/>
        </w:tabs>
        <w:ind w:left="4680" w:hanging="360"/>
      </w:pPr>
      <w:rPr>
        <w:rFonts w:ascii="Courier New" w:hAnsi="Courier New" w:hint="default"/>
      </w:rPr>
    </w:lvl>
    <w:lvl w:ilvl="6" w:tplc="28C2E25C" w:tentative="1">
      <w:start w:val="1"/>
      <w:numFmt w:val="bullet"/>
      <w:lvlText w:val="o"/>
      <w:lvlJc w:val="left"/>
      <w:pPr>
        <w:tabs>
          <w:tab w:val="num" w:pos="5400"/>
        </w:tabs>
        <w:ind w:left="5400" w:hanging="360"/>
      </w:pPr>
      <w:rPr>
        <w:rFonts w:ascii="Courier New" w:hAnsi="Courier New" w:hint="default"/>
      </w:rPr>
    </w:lvl>
    <w:lvl w:ilvl="7" w:tplc="81DC3CEA" w:tentative="1">
      <w:start w:val="1"/>
      <w:numFmt w:val="bullet"/>
      <w:lvlText w:val="o"/>
      <w:lvlJc w:val="left"/>
      <w:pPr>
        <w:tabs>
          <w:tab w:val="num" w:pos="6120"/>
        </w:tabs>
        <w:ind w:left="6120" w:hanging="360"/>
      </w:pPr>
      <w:rPr>
        <w:rFonts w:ascii="Courier New" w:hAnsi="Courier New" w:hint="default"/>
      </w:rPr>
    </w:lvl>
    <w:lvl w:ilvl="8" w:tplc="6F0462F0" w:tentative="1">
      <w:start w:val="1"/>
      <w:numFmt w:val="bullet"/>
      <w:lvlText w:val="o"/>
      <w:lvlJc w:val="left"/>
      <w:pPr>
        <w:tabs>
          <w:tab w:val="num" w:pos="6840"/>
        </w:tabs>
        <w:ind w:left="6840" w:hanging="360"/>
      </w:pPr>
      <w:rPr>
        <w:rFonts w:ascii="Courier New" w:hAnsi="Courier New" w:hint="default"/>
      </w:rPr>
    </w:lvl>
  </w:abstractNum>
  <w:abstractNum w:abstractNumId="37" w15:restartNumberingAfterBreak="0">
    <w:nsid w:val="65471FC0"/>
    <w:multiLevelType w:val="hybridMultilevel"/>
    <w:tmpl w:val="87F8C9EC"/>
    <w:lvl w:ilvl="0" w:tplc="0F4EA7F2">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57C000F"/>
    <w:multiLevelType w:val="hybridMultilevel"/>
    <w:tmpl w:val="EAE4E266"/>
    <w:lvl w:ilvl="0" w:tplc="E26493B8">
      <w:start w:val="1"/>
      <w:numFmt w:val="bullet"/>
      <w:lvlText w:val="o"/>
      <w:lvlJc w:val="left"/>
      <w:pPr>
        <w:tabs>
          <w:tab w:val="num" w:pos="720"/>
        </w:tabs>
        <w:ind w:left="720" w:hanging="360"/>
      </w:pPr>
      <w:rPr>
        <w:rFonts w:ascii="Courier New" w:hAnsi="Courier New" w:hint="default"/>
      </w:rPr>
    </w:lvl>
    <w:lvl w:ilvl="1" w:tplc="A544929E" w:tentative="1">
      <w:start w:val="1"/>
      <w:numFmt w:val="bullet"/>
      <w:lvlText w:val="o"/>
      <w:lvlJc w:val="left"/>
      <w:pPr>
        <w:tabs>
          <w:tab w:val="num" w:pos="1440"/>
        </w:tabs>
        <w:ind w:left="1440" w:hanging="360"/>
      </w:pPr>
      <w:rPr>
        <w:rFonts w:ascii="Courier New" w:hAnsi="Courier New" w:hint="default"/>
      </w:rPr>
    </w:lvl>
    <w:lvl w:ilvl="2" w:tplc="3B9A1432" w:tentative="1">
      <w:start w:val="1"/>
      <w:numFmt w:val="bullet"/>
      <w:lvlText w:val="o"/>
      <w:lvlJc w:val="left"/>
      <w:pPr>
        <w:tabs>
          <w:tab w:val="num" w:pos="2160"/>
        </w:tabs>
        <w:ind w:left="2160" w:hanging="360"/>
      </w:pPr>
      <w:rPr>
        <w:rFonts w:ascii="Courier New" w:hAnsi="Courier New" w:hint="default"/>
      </w:rPr>
    </w:lvl>
    <w:lvl w:ilvl="3" w:tplc="217ABE6C" w:tentative="1">
      <w:start w:val="1"/>
      <w:numFmt w:val="bullet"/>
      <w:lvlText w:val="o"/>
      <w:lvlJc w:val="left"/>
      <w:pPr>
        <w:tabs>
          <w:tab w:val="num" w:pos="2880"/>
        </w:tabs>
        <w:ind w:left="2880" w:hanging="360"/>
      </w:pPr>
      <w:rPr>
        <w:rFonts w:ascii="Courier New" w:hAnsi="Courier New" w:hint="default"/>
      </w:rPr>
    </w:lvl>
    <w:lvl w:ilvl="4" w:tplc="B68A4810" w:tentative="1">
      <w:start w:val="1"/>
      <w:numFmt w:val="bullet"/>
      <w:lvlText w:val="o"/>
      <w:lvlJc w:val="left"/>
      <w:pPr>
        <w:tabs>
          <w:tab w:val="num" w:pos="3600"/>
        </w:tabs>
        <w:ind w:left="3600" w:hanging="360"/>
      </w:pPr>
      <w:rPr>
        <w:rFonts w:ascii="Courier New" w:hAnsi="Courier New" w:hint="default"/>
      </w:rPr>
    </w:lvl>
    <w:lvl w:ilvl="5" w:tplc="05FA822E" w:tentative="1">
      <w:start w:val="1"/>
      <w:numFmt w:val="bullet"/>
      <w:lvlText w:val="o"/>
      <w:lvlJc w:val="left"/>
      <w:pPr>
        <w:tabs>
          <w:tab w:val="num" w:pos="4320"/>
        </w:tabs>
        <w:ind w:left="4320" w:hanging="360"/>
      </w:pPr>
      <w:rPr>
        <w:rFonts w:ascii="Courier New" w:hAnsi="Courier New" w:hint="default"/>
      </w:rPr>
    </w:lvl>
    <w:lvl w:ilvl="6" w:tplc="C7EE76CC" w:tentative="1">
      <w:start w:val="1"/>
      <w:numFmt w:val="bullet"/>
      <w:lvlText w:val="o"/>
      <w:lvlJc w:val="left"/>
      <w:pPr>
        <w:tabs>
          <w:tab w:val="num" w:pos="5040"/>
        </w:tabs>
        <w:ind w:left="5040" w:hanging="360"/>
      </w:pPr>
      <w:rPr>
        <w:rFonts w:ascii="Courier New" w:hAnsi="Courier New" w:hint="default"/>
      </w:rPr>
    </w:lvl>
    <w:lvl w:ilvl="7" w:tplc="03C0202E" w:tentative="1">
      <w:start w:val="1"/>
      <w:numFmt w:val="bullet"/>
      <w:lvlText w:val="o"/>
      <w:lvlJc w:val="left"/>
      <w:pPr>
        <w:tabs>
          <w:tab w:val="num" w:pos="5760"/>
        </w:tabs>
        <w:ind w:left="5760" w:hanging="360"/>
      </w:pPr>
      <w:rPr>
        <w:rFonts w:ascii="Courier New" w:hAnsi="Courier New" w:hint="default"/>
      </w:rPr>
    </w:lvl>
    <w:lvl w:ilvl="8" w:tplc="E888688C" w:tentative="1">
      <w:start w:val="1"/>
      <w:numFmt w:val="bullet"/>
      <w:lvlText w:val="o"/>
      <w:lvlJc w:val="left"/>
      <w:pPr>
        <w:tabs>
          <w:tab w:val="num" w:pos="6480"/>
        </w:tabs>
        <w:ind w:left="6480" w:hanging="360"/>
      </w:pPr>
      <w:rPr>
        <w:rFonts w:ascii="Courier New" w:hAnsi="Courier New" w:hint="default"/>
      </w:rPr>
    </w:lvl>
  </w:abstractNum>
  <w:abstractNum w:abstractNumId="39" w15:restartNumberingAfterBreak="0">
    <w:nsid w:val="6A59363B"/>
    <w:multiLevelType w:val="multilevel"/>
    <w:tmpl w:val="AE9402E8"/>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0" w15:restartNumberingAfterBreak="0">
    <w:nsid w:val="6E5E5E49"/>
    <w:multiLevelType w:val="hybridMultilevel"/>
    <w:tmpl w:val="BFD29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31E18DD"/>
    <w:multiLevelType w:val="hybridMultilevel"/>
    <w:tmpl w:val="FF029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382048E"/>
    <w:multiLevelType w:val="hybridMultilevel"/>
    <w:tmpl w:val="7360BA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4900E44"/>
    <w:multiLevelType w:val="hybridMultilevel"/>
    <w:tmpl w:val="5A027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015A2B"/>
    <w:multiLevelType w:val="hybridMultilevel"/>
    <w:tmpl w:val="F4DE9032"/>
    <w:lvl w:ilvl="0" w:tplc="424A66CA">
      <w:start w:val="1"/>
      <w:numFmt w:val="decimal"/>
      <w:lvlText w:val="%1)"/>
      <w:lvlJc w:val="left"/>
      <w:pPr>
        <w:tabs>
          <w:tab w:val="num" w:pos="720"/>
        </w:tabs>
        <w:ind w:left="720" w:hanging="360"/>
      </w:pPr>
    </w:lvl>
    <w:lvl w:ilvl="1" w:tplc="C0C252CC" w:tentative="1">
      <w:start w:val="1"/>
      <w:numFmt w:val="decimal"/>
      <w:lvlText w:val="%2)"/>
      <w:lvlJc w:val="left"/>
      <w:pPr>
        <w:tabs>
          <w:tab w:val="num" w:pos="1440"/>
        </w:tabs>
        <w:ind w:left="1440" w:hanging="360"/>
      </w:pPr>
    </w:lvl>
    <w:lvl w:ilvl="2" w:tplc="CDC469CA" w:tentative="1">
      <w:start w:val="1"/>
      <w:numFmt w:val="decimal"/>
      <w:lvlText w:val="%3)"/>
      <w:lvlJc w:val="left"/>
      <w:pPr>
        <w:tabs>
          <w:tab w:val="num" w:pos="2160"/>
        </w:tabs>
        <w:ind w:left="2160" w:hanging="360"/>
      </w:pPr>
    </w:lvl>
    <w:lvl w:ilvl="3" w:tplc="03A40EDE" w:tentative="1">
      <w:start w:val="1"/>
      <w:numFmt w:val="decimal"/>
      <w:lvlText w:val="%4)"/>
      <w:lvlJc w:val="left"/>
      <w:pPr>
        <w:tabs>
          <w:tab w:val="num" w:pos="2880"/>
        </w:tabs>
        <w:ind w:left="2880" w:hanging="360"/>
      </w:pPr>
    </w:lvl>
    <w:lvl w:ilvl="4" w:tplc="DCCAC300" w:tentative="1">
      <w:start w:val="1"/>
      <w:numFmt w:val="decimal"/>
      <w:lvlText w:val="%5)"/>
      <w:lvlJc w:val="left"/>
      <w:pPr>
        <w:tabs>
          <w:tab w:val="num" w:pos="3600"/>
        </w:tabs>
        <w:ind w:left="3600" w:hanging="360"/>
      </w:pPr>
    </w:lvl>
    <w:lvl w:ilvl="5" w:tplc="5C3CE60A" w:tentative="1">
      <w:start w:val="1"/>
      <w:numFmt w:val="decimal"/>
      <w:lvlText w:val="%6)"/>
      <w:lvlJc w:val="left"/>
      <w:pPr>
        <w:tabs>
          <w:tab w:val="num" w:pos="4320"/>
        </w:tabs>
        <w:ind w:left="4320" w:hanging="360"/>
      </w:pPr>
    </w:lvl>
    <w:lvl w:ilvl="6" w:tplc="9E22FEBA" w:tentative="1">
      <w:start w:val="1"/>
      <w:numFmt w:val="decimal"/>
      <w:lvlText w:val="%7)"/>
      <w:lvlJc w:val="left"/>
      <w:pPr>
        <w:tabs>
          <w:tab w:val="num" w:pos="5040"/>
        </w:tabs>
        <w:ind w:left="5040" w:hanging="360"/>
      </w:pPr>
    </w:lvl>
    <w:lvl w:ilvl="7" w:tplc="F14C837E" w:tentative="1">
      <w:start w:val="1"/>
      <w:numFmt w:val="decimal"/>
      <w:lvlText w:val="%8)"/>
      <w:lvlJc w:val="left"/>
      <w:pPr>
        <w:tabs>
          <w:tab w:val="num" w:pos="5760"/>
        </w:tabs>
        <w:ind w:left="5760" w:hanging="360"/>
      </w:pPr>
    </w:lvl>
    <w:lvl w:ilvl="8" w:tplc="F310622A" w:tentative="1">
      <w:start w:val="1"/>
      <w:numFmt w:val="decimal"/>
      <w:lvlText w:val="%9)"/>
      <w:lvlJc w:val="left"/>
      <w:pPr>
        <w:tabs>
          <w:tab w:val="num" w:pos="6480"/>
        </w:tabs>
        <w:ind w:left="6480" w:hanging="360"/>
      </w:pPr>
    </w:lvl>
  </w:abstractNum>
  <w:abstractNum w:abstractNumId="45" w15:restartNumberingAfterBreak="0">
    <w:nsid w:val="77C22C5F"/>
    <w:multiLevelType w:val="multilevel"/>
    <w:tmpl w:val="84CA9F44"/>
    <w:lvl w:ilvl="0">
      <w:start w:val="1"/>
      <w:numFmt w:val="decimal"/>
      <w:lvlText w:val="%1."/>
      <w:lvlJc w:val="left"/>
      <w:pPr>
        <w:ind w:left="360" w:hanging="360"/>
      </w:pPr>
      <w:rPr>
        <w:rFonts w:hint="default"/>
      </w:rPr>
    </w:lvl>
    <w:lvl w:ilvl="1">
      <w:start w:val="1"/>
      <w:numFmt w:val="decimal"/>
      <w:suff w:val="space"/>
      <w:lvlText w:val="%1.%2."/>
      <w:lvlJc w:val="left"/>
      <w:pPr>
        <w:ind w:left="1474" w:hanging="111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7CE6328"/>
    <w:multiLevelType w:val="hybridMultilevel"/>
    <w:tmpl w:val="49FEE5D6"/>
    <w:lvl w:ilvl="0" w:tplc="0809000B">
      <w:start w:val="1"/>
      <w:numFmt w:val="bullet"/>
      <w:lvlText w:val=""/>
      <w:lvlJc w:val="left"/>
      <w:pPr>
        <w:tabs>
          <w:tab w:val="num" w:pos="720"/>
        </w:tabs>
        <w:ind w:left="720" w:hanging="360"/>
      </w:pPr>
      <w:rPr>
        <w:rFonts w:ascii="Wingdings" w:hAnsi="Wingdings" w:hint="default"/>
      </w:rPr>
    </w:lvl>
    <w:lvl w:ilvl="1" w:tplc="10DE88F8">
      <w:start w:val="1"/>
      <w:numFmt w:val="bullet"/>
      <w:lvlText w:val="o"/>
      <w:lvlJc w:val="left"/>
      <w:pPr>
        <w:tabs>
          <w:tab w:val="num" w:pos="1440"/>
        </w:tabs>
        <w:ind w:left="1440" w:hanging="360"/>
      </w:pPr>
      <w:rPr>
        <w:rFonts w:ascii="Courier New" w:hAnsi="Courier New" w:hint="default"/>
      </w:rPr>
    </w:lvl>
    <w:lvl w:ilvl="2" w:tplc="F7D4134C" w:tentative="1">
      <w:start w:val="1"/>
      <w:numFmt w:val="bullet"/>
      <w:lvlText w:val="o"/>
      <w:lvlJc w:val="left"/>
      <w:pPr>
        <w:tabs>
          <w:tab w:val="num" w:pos="2160"/>
        </w:tabs>
        <w:ind w:left="2160" w:hanging="360"/>
      </w:pPr>
      <w:rPr>
        <w:rFonts w:ascii="Courier New" w:hAnsi="Courier New" w:hint="default"/>
      </w:rPr>
    </w:lvl>
    <w:lvl w:ilvl="3" w:tplc="93C0D50C" w:tentative="1">
      <w:start w:val="1"/>
      <w:numFmt w:val="bullet"/>
      <w:lvlText w:val="o"/>
      <w:lvlJc w:val="left"/>
      <w:pPr>
        <w:tabs>
          <w:tab w:val="num" w:pos="2880"/>
        </w:tabs>
        <w:ind w:left="2880" w:hanging="360"/>
      </w:pPr>
      <w:rPr>
        <w:rFonts w:ascii="Courier New" w:hAnsi="Courier New" w:hint="default"/>
      </w:rPr>
    </w:lvl>
    <w:lvl w:ilvl="4" w:tplc="D9DA259C" w:tentative="1">
      <w:start w:val="1"/>
      <w:numFmt w:val="bullet"/>
      <w:lvlText w:val="o"/>
      <w:lvlJc w:val="left"/>
      <w:pPr>
        <w:tabs>
          <w:tab w:val="num" w:pos="3600"/>
        </w:tabs>
        <w:ind w:left="3600" w:hanging="360"/>
      </w:pPr>
      <w:rPr>
        <w:rFonts w:ascii="Courier New" w:hAnsi="Courier New" w:hint="default"/>
      </w:rPr>
    </w:lvl>
    <w:lvl w:ilvl="5" w:tplc="4AF40852" w:tentative="1">
      <w:start w:val="1"/>
      <w:numFmt w:val="bullet"/>
      <w:lvlText w:val="o"/>
      <w:lvlJc w:val="left"/>
      <w:pPr>
        <w:tabs>
          <w:tab w:val="num" w:pos="4320"/>
        </w:tabs>
        <w:ind w:left="4320" w:hanging="360"/>
      </w:pPr>
      <w:rPr>
        <w:rFonts w:ascii="Courier New" w:hAnsi="Courier New" w:hint="default"/>
      </w:rPr>
    </w:lvl>
    <w:lvl w:ilvl="6" w:tplc="982438E2" w:tentative="1">
      <w:start w:val="1"/>
      <w:numFmt w:val="bullet"/>
      <w:lvlText w:val="o"/>
      <w:lvlJc w:val="left"/>
      <w:pPr>
        <w:tabs>
          <w:tab w:val="num" w:pos="5040"/>
        </w:tabs>
        <w:ind w:left="5040" w:hanging="360"/>
      </w:pPr>
      <w:rPr>
        <w:rFonts w:ascii="Courier New" w:hAnsi="Courier New" w:hint="default"/>
      </w:rPr>
    </w:lvl>
    <w:lvl w:ilvl="7" w:tplc="855A705A" w:tentative="1">
      <w:start w:val="1"/>
      <w:numFmt w:val="bullet"/>
      <w:lvlText w:val="o"/>
      <w:lvlJc w:val="left"/>
      <w:pPr>
        <w:tabs>
          <w:tab w:val="num" w:pos="5760"/>
        </w:tabs>
        <w:ind w:left="5760" w:hanging="360"/>
      </w:pPr>
      <w:rPr>
        <w:rFonts w:ascii="Courier New" w:hAnsi="Courier New" w:hint="default"/>
      </w:rPr>
    </w:lvl>
    <w:lvl w:ilvl="8" w:tplc="97E0E2D4" w:tentative="1">
      <w:start w:val="1"/>
      <w:numFmt w:val="bullet"/>
      <w:lvlText w:val="o"/>
      <w:lvlJc w:val="left"/>
      <w:pPr>
        <w:tabs>
          <w:tab w:val="num" w:pos="6480"/>
        </w:tabs>
        <w:ind w:left="6480" w:hanging="360"/>
      </w:pPr>
      <w:rPr>
        <w:rFonts w:ascii="Courier New" w:hAnsi="Courier New" w:hint="default"/>
      </w:rPr>
    </w:lvl>
  </w:abstractNum>
  <w:abstractNum w:abstractNumId="47" w15:restartNumberingAfterBreak="0">
    <w:nsid w:val="7CC737E0"/>
    <w:multiLevelType w:val="hybridMultilevel"/>
    <w:tmpl w:val="81F0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CDF47C7"/>
    <w:multiLevelType w:val="hybridMultilevel"/>
    <w:tmpl w:val="67BC0DC0"/>
    <w:lvl w:ilvl="0" w:tplc="08090011">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49" w15:restartNumberingAfterBreak="0">
    <w:nsid w:val="7F3730EA"/>
    <w:multiLevelType w:val="hybridMultilevel"/>
    <w:tmpl w:val="67BC0DC0"/>
    <w:lvl w:ilvl="0" w:tplc="08090011">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num w:numId="1">
    <w:abstractNumId w:val="34"/>
  </w:num>
  <w:num w:numId="2">
    <w:abstractNumId w:val="10"/>
  </w:num>
  <w:num w:numId="3">
    <w:abstractNumId w:val="10"/>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1474" w:hanging="1114"/>
        </w:pPr>
        <w:rPr>
          <w:rFonts w:hint="default"/>
        </w:rPr>
      </w:lvl>
    </w:lvlOverride>
    <w:lvlOverride w:ilvl="2">
      <w:lvl w:ilvl="2">
        <w:start w:val="1"/>
        <w:numFmt w:val="decimal"/>
        <w:pStyle w:val="Style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0"/>
    <w:lvlOverride w:ilvl="0">
      <w:lvl w:ilvl="0">
        <w:start w:val="1"/>
        <w:numFmt w:val="decimal"/>
        <w:lvlText w:val="%1."/>
        <w:lvlJc w:val="left"/>
        <w:pPr>
          <w:ind w:left="357" w:hanging="357"/>
        </w:pPr>
        <w:rPr>
          <w:rFonts w:hint="default"/>
        </w:rPr>
      </w:lvl>
    </w:lvlOverride>
    <w:lvlOverride w:ilvl="1">
      <w:lvl w:ilvl="1">
        <w:start w:val="1"/>
        <w:numFmt w:val="decimal"/>
        <w:suff w:val="space"/>
        <w:lvlText w:val="%1.%2."/>
        <w:lvlJc w:val="left"/>
        <w:pPr>
          <w:ind w:left="357" w:hanging="357"/>
        </w:pPr>
        <w:rPr>
          <w:rFonts w:hint="default"/>
        </w:rPr>
      </w:lvl>
    </w:lvlOverride>
    <w:lvlOverride w:ilvl="2">
      <w:lvl w:ilvl="2">
        <w:start w:val="1"/>
        <w:numFmt w:val="decimal"/>
        <w:pStyle w:val="Style1"/>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decimal"/>
        <w:lvlText w:val="%1.%2.%3.%4.%5."/>
        <w:lvlJc w:val="left"/>
        <w:pPr>
          <w:ind w:left="1785" w:hanging="357"/>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5">
    <w:abstractNumId w:val="10"/>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1474" w:hanging="1114"/>
        </w:pPr>
        <w:rPr>
          <w:rFonts w:hint="default"/>
        </w:rPr>
      </w:lvl>
    </w:lvlOverride>
    <w:lvlOverride w:ilvl="2">
      <w:lvl w:ilvl="2">
        <w:start w:val="1"/>
        <w:numFmt w:val="decimal"/>
        <w:pStyle w:val="Style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10"/>
    <w:lvlOverride w:ilvl="0">
      <w:lvl w:ilvl="0">
        <w:start w:val="1"/>
        <w:numFmt w:val="decimal"/>
        <w:lvlText w:val="%1."/>
        <w:lvlJc w:val="left"/>
        <w:pPr>
          <w:ind w:left="360" w:hanging="360"/>
        </w:pPr>
        <w:rPr>
          <w:rFonts w:hint="default"/>
          <w:sz w:val="24"/>
          <w:szCs w:val="24"/>
        </w:rPr>
      </w:lvl>
    </w:lvlOverride>
    <w:lvlOverride w:ilvl="1">
      <w:lvl w:ilvl="1">
        <w:start w:val="1"/>
        <w:numFmt w:val="decimal"/>
        <w:suff w:val="space"/>
        <w:lvlText w:val="%1.%2."/>
        <w:lvlJc w:val="left"/>
        <w:pPr>
          <w:ind w:left="1474" w:hanging="1114"/>
        </w:pPr>
        <w:rPr>
          <w:rFonts w:hint="default"/>
        </w:rPr>
      </w:lvl>
    </w:lvlOverride>
    <w:lvlOverride w:ilvl="2">
      <w:lvl w:ilvl="2">
        <w:start w:val="1"/>
        <w:numFmt w:val="decimal"/>
        <w:pStyle w:val="Style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10"/>
    <w:lvlOverride w:ilvl="0">
      <w:lvl w:ilvl="0">
        <w:start w:val="1"/>
        <w:numFmt w:val="decimal"/>
        <w:lvlText w:val="%1."/>
        <w:lvlJc w:val="left"/>
        <w:pPr>
          <w:ind w:left="360" w:hanging="360"/>
        </w:pPr>
        <w:rPr>
          <w:rFonts w:ascii="Arial" w:hAnsi="Arial" w:cs="Arial" w:hint="default"/>
          <w:b/>
          <w:i w:val="0"/>
          <w:sz w:val="24"/>
          <w:szCs w:val="24"/>
        </w:rPr>
      </w:lvl>
    </w:lvlOverride>
    <w:lvlOverride w:ilvl="1">
      <w:lvl w:ilvl="1">
        <w:start w:val="1"/>
        <w:numFmt w:val="lowerLetter"/>
        <w:lvlText w:val="%2."/>
        <w:lvlJc w:val="left"/>
        <w:pPr>
          <w:ind w:left="1080" w:hanging="360"/>
        </w:pPr>
      </w:lvl>
    </w:lvlOverride>
    <w:lvlOverride w:ilvl="2">
      <w:lvl w:ilvl="2" w:tentative="1">
        <w:start w:val="1"/>
        <w:numFmt w:val="lowerRoman"/>
        <w:pStyle w:val="Style1"/>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0"/>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1474" w:hanging="1114"/>
        </w:pPr>
        <w:rPr>
          <w:rFonts w:hint="default"/>
        </w:rPr>
      </w:lvl>
    </w:lvlOverride>
    <w:lvlOverride w:ilvl="2">
      <w:lvl w:ilvl="2">
        <w:start w:val="1"/>
        <w:numFmt w:val="decimal"/>
        <w:pStyle w:val="Style1"/>
        <w:lvlText w:val="%1.%2.%3."/>
        <w:lvlJc w:val="left"/>
        <w:pPr>
          <w:ind w:left="121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8"/>
  </w:num>
  <w:num w:numId="10">
    <w:abstractNumId w:val="45"/>
  </w:num>
  <w:num w:numId="11">
    <w:abstractNumId w:val="35"/>
  </w:num>
  <w:num w:numId="12">
    <w:abstractNumId w:val="23"/>
  </w:num>
  <w:num w:numId="13">
    <w:abstractNumId w:val="16"/>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4"/>
  </w:num>
  <w:num w:numId="16">
    <w:abstractNumId w:val="32"/>
  </w:num>
  <w:num w:numId="17">
    <w:abstractNumId w:val="5"/>
  </w:num>
  <w:num w:numId="18">
    <w:abstractNumId w:val="2"/>
  </w:num>
  <w:num w:numId="19">
    <w:abstractNumId w:val="6"/>
  </w:num>
  <w:num w:numId="20">
    <w:abstractNumId w:val="20"/>
  </w:num>
  <w:num w:numId="21">
    <w:abstractNumId w:val="25"/>
  </w:num>
  <w:num w:numId="22">
    <w:abstractNumId w:val="27"/>
  </w:num>
  <w:num w:numId="23">
    <w:abstractNumId w:val="26"/>
  </w:num>
  <w:num w:numId="24">
    <w:abstractNumId w:val="17"/>
  </w:num>
  <w:num w:numId="25">
    <w:abstractNumId w:val="38"/>
  </w:num>
  <w:num w:numId="26">
    <w:abstractNumId w:val="12"/>
  </w:num>
  <w:num w:numId="27">
    <w:abstractNumId w:val="19"/>
  </w:num>
  <w:num w:numId="28">
    <w:abstractNumId w:val="4"/>
  </w:num>
  <w:num w:numId="29">
    <w:abstractNumId w:val="46"/>
  </w:num>
  <w:num w:numId="30">
    <w:abstractNumId w:val="13"/>
  </w:num>
  <w:num w:numId="31">
    <w:abstractNumId w:val="36"/>
  </w:num>
  <w:num w:numId="32">
    <w:abstractNumId w:val="40"/>
  </w:num>
  <w:num w:numId="33">
    <w:abstractNumId w:val="7"/>
  </w:num>
  <w:num w:numId="34">
    <w:abstractNumId w:val="42"/>
  </w:num>
  <w:num w:numId="35">
    <w:abstractNumId w:val="39"/>
  </w:num>
  <w:num w:numId="36">
    <w:abstractNumId w:val="37"/>
  </w:num>
  <w:num w:numId="37">
    <w:abstractNumId w:val="30"/>
  </w:num>
  <w:num w:numId="38">
    <w:abstractNumId w:val="9"/>
  </w:num>
  <w:num w:numId="39">
    <w:abstractNumId w:val="1"/>
  </w:num>
  <w:num w:numId="40">
    <w:abstractNumId w:val="18"/>
  </w:num>
  <w:num w:numId="41">
    <w:abstractNumId w:val="14"/>
  </w:num>
  <w:num w:numId="42">
    <w:abstractNumId w:val="0"/>
  </w:num>
  <w:num w:numId="43">
    <w:abstractNumId w:val="47"/>
  </w:num>
  <w:num w:numId="44">
    <w:abstractNumId w:val="11"/>
  </w:num>
  <w:num w:numId="45">
    <w:abstractNumId w:val="3"/>
  </w:num>
  <w:num w:numId="46">
    <w:abstractNumId w:val="48"/>
  </w:num>
  <w:num w:numId="47">
    <w:abstractNumId w:val="21"/>
  </w:num>
  <w:num w:numId="48">
    <w:abstractNumId w:val="49"/>
  </w:num>
  <w:num w:numId="49">
    <w:abstractNumId w:val="28"/>
  </w:num>
  <w:num w:numId="50">
    <w:abstractNumId w:val="15"/>
  </w:num>
  <w:num w:numId="51">
    <w:abstractNumId w:val="33"/>
  </w:num>
  <w:num w:numId="52">
    <w:abstractNumId w:val="24"/>
  </w:num>
  <w:num w:numId="53">
    <w:abstractNumId w:val="22"/>
  </w:num>
  <w:num w:numId="54">
    <w:abstractNumId w:val="43"/>
  </w:num>
  <w:num w:numId="55">
    <w:abstractNumId w:val="29"/>
  </w:num>
  <w:num w:numId="56">
    <w:abstractNumId w:val="41"/>
  </w:num>
  <w:num w:numId="57">
    <w:abstractNumId w:val="3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Ribeiro (Cefas)">
    <w15:presenceInfo w15:providerId="AD" w15:userId="S-1-5-21-48521506-2007828412-1153635105-312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trackRevisions/>
  <w:defaultTabStop w:val="720"/>
  <w:characterSpacingControl w:val="doNotCompress"/>
  <w:hdrShapeDefaults>
    <o:shapedefaults v:ext="edit" spidmax="3686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5C3"/>
    <w:rsid w:val="00000D54"/>
    <w:rsid w:val="000015E5"/>
    <w:rsid w:val="000023DD"/>
    <w:rsid w:val="0000241F"/>
    <w:rsid w:val="00002BC8"/>
    <w:rsid w:val="00003208"/>
    <w:rsid w:val="00003C50"/>
    <w:rsid w:val="00004ED7"/>
    <w:rsid w:val="0000611C"/>
    <w:rsid w:val="000079C6"/>
    <w:rsid w:val="0001187B"/>
    <w:rsid w:val="0001298F"/>
    <w:rsid w:val="0001339C"/>
    <w:rsid w:val="00014EE6"/>
    <w:rsid w:val="0001518A"/>
    <w:rsid w:val="000154A3"/>
    <w:rsid w:val="00016619"/>
    <w:rsid w:val="00016B73"/>
    <w:rsid w:val="00017AB4"/>
    <w:rsid w:val="000200FF"/>
    <w:rsid w:val="00021442"/>
    <w:rsid w:val="00021517"/>
    <w:rsid w:val="00021B73"/>
    <w:rsid w:val="000236DA"/>
    <w:rsid w:val="0002488E"/>
    <w:rsid w:val="000259D5"/>
    <w:rsid w:val="0002655E"/>
    <w:rsid w:val="00027196"/>
    <w:rsid w:val="00027BF3"/>
    <w:rsid w:val="00027EA5"/>
    <w:rsid w:val="00030775"/>
    <w:rsid w:val="000312AB"/>
    <w:rsid w:val="00031698"/>
    <w:rsid w:val="00036537"/>
    <w:rsid w:val="00040362"/>
    <w:rsid w:val="00040885"/>
    <w:rsid w:val="00040D5C"/>
    <w:rsid w:val="00041670"/>
    <w:rsid w:val="00042B42"/>
    <w:rsid w:val="00042D3E"/>
    <w:rsid w:val="00042D62"/>
    <w:rsid w:val="00043426"/>
    <w:rsid w:val="00044C7B"/>
    <w:rsid w:val="00045757"/>
    <w:rsid w:val="00046B1C"/>
    <w:rsid w:val="0004724C"/>
    <w:rsid w:val="0004754E"/>
    <w:rsid w:val="00047B5C"/>
    <w:rsid w:val="00052BC2"/>
    <w:rsid w:val="00053E9D"/>
    <w:rsid w:val="00056ABF"/>
    <w:rsid w:val="00056D4B"/>
    <w:rsid w:val="00057D9F"/>
    <w:rsid w:val="0006087E"/>
    <w:rsid w:val="000609BC"/>
    <w:rsid w:val="000610B2"/>
    <w:rsid w:val="00063BD7"/>
    <w:rsid w:val="00063EE7"/>
    <w:rsid w:val="000655FB"/>
    <w:rsid w:val="00067E4E"/>
    <w:rsid w:val="000710B6"/>
    <w:rsid w:val="000713BD"/>
    <w:rsid w:val="0007650A"/>
    <w:rsid w:val="000779F8"/>
    <w:rsid w:val="000818E6"/>
    <w:rsid w:val="0008334A"/>
    <w:rsid w:val="0008380C"/>
    <w:rsid w:val="00086784"/>
    <w:rsid w:val="00086EFC"/>
    <w:rsid w:val="000870D4"/>
    <w:rsid w:val="0008779D"/>
    <w:rsid w:val="0009022A"/>
    <w:rsid w:val="00092A7B"/>
    <w:rsid w:val="00092DCF"/>
    <w:rsid w:val="00094B86"/>
    <w:rsid w:val="00095F3A"/>
    <w:rsid w:val="0009701E"/>
    <w:rsid w:val="000972CC"/>
    <w:rsid w:val="00097EB8"/>
    <w:rsid w:val="000A0C52"/>
    <w:rsid w:val="000A110D"/>
    <w:rsid w:val="000A3176"/>
    <w:rsid w:val="000A3E64"/>
    <w:rsid w:val="000A6AFF"/>
    <w:rsid w:val="000A7319"/>
    <w:rsid w:val="000A7DC0"/>
    <w:rsid w:val="000B035C"/>
    <w:rsid w:val="000B0EC9"/>
    <w:rsid w:val="000B10D8"/>
    <w:rsid w:val="000B12D2"/>
    <w:rsid w:val="000B2B70"/>
    <w:rsid w:val="000B4628"/>
    <w:rsid w:val="000B48E1"/>
    <w:rsid w:val="000B4B5F"/>
    <w:rsid w:val="000B763A"/>
    <w:rsid w:val="000C1454"/>
    <w:rsid w:val="000C3C7E"/>
    <w:rsid w:val="000C412B"/>
    <w:rsid w:val="000C61F6"/>
    <w:rsid w:val="000C6AFC"/>
    <w:rsid w:val="000C71EB"/>
    <w:rsid w:val="000D1D92"/>
    <w:rsid w:val="000D28C4"/>
    <w:rsid w:val="000D3291"/>
    <w:rsid w:val="000D5CF2"/>
    <w:rsid w:val="000D6C8B"/>
    <w:rsid w:val="000E075F"/>
    <w:rsid w:val="000E0C39"/>
    <w:rsid w:val="000E219A"/>
    <w:rsid w:val="000E24EF"/>
    <w:rsid w:val="000E2E40"/>
    <w:rsid w:val="000E3DB8"/>
    <w:rsid w:val="000E48BF"/>
    <w:rsid w:val="000E6958"/>
    <w:rsid w:val="000E6BDA"/>
    <w:rsid w:val="000F12B8"/>
    <w:rsid w:val="000F1DF1"/>
    <w:rsid w:val="000F3802"/>
    <w:rsid w:val="000F5559"/>
    <w:rsid w:val="000F5886"/>
    <w:rsid w:val="000F6600"/>
    <w:rsid w:val="000F7A75"/>
    <w:rsid w:val="000F7D16"/>
    <w:rsid w:val="00100FDE"/>
    <w:rsid w:val="00101A85"/>
    <w:rsid w:val="001027E7"/>
    <w:rsid w:val="00103F08"/>
    <w:rsid w:val="00104894"/>
    <w:rsid w:val="00105D14"/>
    <w:rsid w:val="0011046B"/>
    <w:rsid w:val="001117AA"/>
    <w:rsid w:val="00112425"/>
    <w:rsid w:val="0011391B"/>
    <w:rsid w:val="001144A4"/>
    <w:rsid w:val="0011637E"/>
    <w:rsid w:val="00116BA4"/>
    <w:rsid w:val="001174C5"/>
    <w:rsid w:val="00120297"/>
    <w:rsid w:val="001213DC"/>
    <w:rsid w:val="001215EB"/>
    <w:rsid w:val="001216E5"/>
    <w:rsid w:val="0012516D"/>
    <w:rsid w:val="00130A62"/>
    <w:rsid w:val="001344F3"/>
    <w:rsid w:val="0013458F"/>
    <w:rsid w:val="001347B6"/>
    <w:rsid w:val="001357B0"/>
    <w:rsid w:val="00135CF0"/>
    <w:rsid w:val="00145AF5"/>
    <w:rsid w:val="00145C4C"/>
    <w:rsid w:val="001466D6"/>
    <w:rsid w:val="00147094"/>
    <w:rsid w:val="00150CA7"/>
    <w:rsid w:val="0015384C"/>
    <w:rsid w:val="00156E4A"/>
    <w:rsid w:val="00161EFD"/>
    <w:rsid w:val="001628BC"/>
    <w:rsid w:val="001632FB"/>
    <w:rsid w:val="00166B11"/>
    <w:rsid w:val="00166F3F"/>
    <w:rsid w:val="00167AD0"/>
    <w:rsid w:val="00170670"/>
    <w:rsid w:val="00171D9D"/>
    <w:rsid w:val="001723B6"/>
    <w:rsid w:val="00174029"/>
    <w:rsid w:val="00176746"/>
    <w:rsid w:val="001769E1"/>
    <w:rsid w:val="00181561"/>
    <w:rsid w:val="00181A21"/>
    <w:rsid w:val="001837A2"/>
    <w:rsid w:val="001844A2"/>
    <w:rsid w:val="001859FD"/>
    <w:rsid w:val="00185D0C"/>
    <w:rsid w:val="00186D2D"/>
    <w:rsid w:val="00186E72"/>
    <w:rsid w:val="00190155"/>
    <w:rsid w:val="00192245"/>
    <w:rsid w:val="00195E40"/>
    <w:rsid w:val="0019665C"/>
    <w:rsid w:val="001A02A9"/>
    <w:rsid w:val="001A1A5B"/>
    <w:rsid w:val="001A1C94"/>
    <w:rsid w:val="001A1ED1"/>
    <w:rsid w:val="001A3375"/>
    <w:rsid w:val="001A3CC7"/>
    <w:rsid w:val="001A443E"/>
    <w:rsid w:val="001A5C63"/>
    <w:rsid w:val="001A5CF7"/>
    <w:rsid w:val="001A7D02"/>
    <w:rsid w:val="001B69BB"/>
    <w:rsid w:val="001B7B3F"/>
    <w:rsid w:val="001C069D"/>
    <w:rsid w:val="001C09A0"/>
    <w:rsid w:val="001C1934"/>
    <w:rsid w:val="001C1E15"/>
    <w:rsid w:val="001C270D"/>
    <w:rsid w:val="001C36CD"/>
    <w:rsid w:val="001C5F57"/>
    <w:rsid w:val="001C619A"/>
    <w:rsid w:val="001C63E3"/>
    <w:rsid w:val="001C65A4"/>
    <w:rsid w:val="001C7091"/>
    <w:rsid w:val="001C773F"/>
    <w:rsid w:val="001C77D6"/>
    <w:rsid w:val="001D31FA"/>
    <w:rsid w:val="001D322D"/>
    <w:rsid w:val="001D58CB"/>
    <w:rsid w:val="001D590B"/>
    <w:rsid w:val="001D5B45"/>
    <w:rsid w:val="001D7F2E"/>
    <w:rsid w:val="001E0396"/>
    <w:rsid w:val="001E10F0"/>
    <w:rsid w:val="001E1C12"/>
    <w:rsid w:val="001E2058"/>
    <w:rsid w:val="001E3E3C"/>
    <w:rsid w:val="001E4850"/>
    <w:rsid w:val="001E52F7"/>
    <w:rsid w:val="001E5B53"/>
    <w:rsid w:val="001E60E0"/>
    <w:rsid w:val="001E6322"/>
    <w:rsid w:val="001E7E41"/>
    <w:rsid w:val="001E7E8D"/>
    <w:rsid w:val="001F4584"/>
    <w:rsid w:val="001F5CF2"/>
    <w:rsid w:val="001F6955"/>
    <w:rsid w:val="001F7CEA"/>
    <w:rsid w:val="00200790"/>
    <w:rsid w:val="00200A37"/>
    <w:rsid w:val="00200AA8"/>
    <w:rsid w:val="00200B14"/>
    <w:rsid w:val="00200B5B"/>
    <w:rsid w:val="00205A23"/>
    <w:rsid w:val="00205AE8"/>
    <w:rsid w:val="00211C10"/>
    <w:rsid w:val="00212624"/>
    <w:rsid w:val="00212735"/>
    <w:rsid w:val="0021305F"/>
    <w:rsid w:val="00213A79"/>
    <w:rsid w:val="002140DA"/>
    <w:rsid w:val="00214971"/>
    <w:rsid w:val="00215290"/>
    <w:rsid w:val="002165B1"/>
    <w:rsid w:val="00216B17"/>
    <w:rsid w:val="002172CC"/>
    <w:rsid w:val="00220CAD"/>
    <w:rsid w:val="002217FC"/>
    <w:rsid w:val="00221E1A"/>
    <w:rsid w:val="002243AD"/>
    <w:rsid w:val="00227AB3"/>
    <w:rsid w:val="0023038A"/>
    <w:rsid w:val="00230C5C"/>
    <w:rsid w:val="00235942"/>
    <w:rsid w:val="00235AA7"/>
    <w:rsid w:val="00237EAD"/>
    <w:rsid w:val="00240DFE"/>
    <w:rsid w:val="00241953"/>
    <w:rsid w:val="0024375F"/>
    <w:rsid w:val="00244449"/>
    <w:rsid w:val="0024567F"/>
    <w:rsid w:val="00246EB1"/>
    <w:rsid w:val="0024717A"/>
    <w:rsid w:val="00247BBC"/>
    <w:rsid w:val="00247D1C"/>
    <w:rsid w:val="00250E56"/>
    <w:rsid w:val="00251333"/>
    <w:rsid w:val="00254BD9"/>
    <w:rsid w:val="002562F0"/>
    <w:rsid w:val="00256B86"/>
    <w:rsid w:val="00260F26"/>
    <w:rsid w:val="00265535"/>
    <w:rsid w:val="00266AEF"/>
    <w:rsid w:val="00266EAC"/>
    <w:rsid w:val="00267305"/>
    <w:rsid w:val="00267B15"/>
    <w:rsid w:val="002730A2"/>
    <w:rsid w:val="00273B81"/>
    <w:rsid w:val="00274BC1"/>
    <w:rsid w:val="00274BE4"/>
    <w:rsid w:val="002758D5"/>
    <w:rsid w:val="00275EA9"/>
    <w:rsid w:val="00276BDC"/>
    <w:rsid w:val="00276CDB"/>
    <w:rsid w:val="0028213D"/>
    <w:rsid w:val="00284AC8"/>
    <w:rsid w:val="002876F6"/>
    <w:rsid w:val="00292EFC"/>
    <w:rsid w:val="00292F67"/>
    <w:rsid w:val="002934F7"/>
    <w:rsid w:val="00293DEF"/>
    <w:rsid w:val="0029659B"/>
    <w:rsid w:val="002A00FE"/>
    <w:rsid w:val="002A0297"/>
    <w:rsid w:val="002A13AA"/>
    <w:rsid w:val="002A1FB7"/>
    <w:rsid w:val="002A3572"/>
    <w:rsid w:val="002A3BA8"/>
    <w:rsid w:val="002A6EEC"/>
    <w:rsid w:val="002A7CC5"/>
    <w:rsid w:val="002B0119"/>
    <w:rsid w:val="002B0B3F"/>
    <w:rsid w:val="002B3A24"/>
    <w:rsid w:val="002B4A6F"/>
    <w:rsid w:val="002B4AAF"/>
    <w:rsid w:val="002B4D80"/>
    <w:rsid w:val="002B5346"/>
    <w:rsid w:val="002B53B0"/>
    <w:rsid w:val="002B6059"/>
    <w:rsid w:val="002C0351"/>
    <w:rsid w:val="002C0D2F"/>
    <w:rsid w:val="002C1593"/>
    <w:rsid w:val="002C261D"/>
    <w:rsid w:val="002C28C3"/>
    <w:rsid w:val="002C3C7D"/>
    <w:rsid w:val="002C51AF"/>
    <w:rsid w:val="002C522C"/>
    <w:rsid w:val="002C5AD7"/>
    <w:rsid w:val="002D2B27"/>
    <w:rsid w:val="002D3878"/>
    <w:rsid w:val="002D69DA"/>
    <w:rsid w:val="002D7CC7"/>
    <w:rsid w:val="002E08AA"/>
    <w:rsid w:val="002E147F"/>
    <w:rsid w:val="002E29A0"/>
    <w:rsid w:val="002E3064"/>
    <w:rsid w:val="002E4906"/>
    <w:rsid w:val="002E5D09"/>
    <w:rsid w:val="002E5E64"/>
    <w:rsid w:val="002E7B03"/>
    <w:rsid w:val="002F0161"/>
    <w:rsid w:val="002F5A13"/>
    <w:rsid w:val="002F5C97"/>
    <w:rsid w:val="002F6276"/>
    <w:rsid w:val="002F62AE"/>
    <w:rsid w:val="002F7746"/>
    <w:rsid w:val="0030307B"/>
    <w:rsid w:val="00303891"/>
    <w:rsid w:val="0030429F"/>
    <w:rsid w:val="00306B58"/>
    <w:rsid w:val="00310811"/>
    <w:rsid w:val="003122DF"/>
    <w:rsid w:val="00312728"/>
    <w:rsid w:val="003130D8"/>
    <w:rsid w:val="00313889"/>
    <w:rsid w:val="003160F0"/>
    <w:rsid w:val="00320311"/>
    <w:rsid w:val="00320FED"/>
    <w:rsid w:val="00322319"/>
    <w:rsid w:val="0032276A"/>
    <w:rsid w:val="00323678"/>
    <w:rsid w:val="003246CE"/>
    <w:rsid w:val="00324734"/>
    <w:rsid w:val="00324BA2"/>
    <w:rsid w:val="00326E74"/>
    <w:rsid w:val="00330ABC"/>
    <w:rsid w:val="00332F92"/>
    <w:rsid w:val="00333CAB"/>
    <w:rsid w:val="00334A57"/>
    <w:rsid w:val="00335571"/>
    <w:rsid w:val="003406E1"/>
    <w:rsid w:val="00340F1E"/>
    <w:rsid w:val="00341ABA"/>
    <w:rsid w:val="00341DBE"/>
    <w:rsid w:val="00343FDB"/>
    <w:rsid w:val="0034406A"/>
    <w:rsid w:val="00344387"/>
    <w:rsid w:val="00346AD0"/>
    <w:rsid w:val="00347581"/>
    <w:rsid w:val="00352CBE"/>
    <w:rsid w:val="00352E93"/>
    <w:rsid w:val="003540D1"/>
    <w:rsid w:val="003579C5"/>
    <w:rsid w:val="00357B55"/>
    <w:rsid w:val="00357E5A"/>
    <w:rsid w:val="003604E4"/>
    <w:rsid w:val="00362656"/>
    <w:rsid w:val="00362B90"/>
    <w:rsid w:val="00362C9E"/>
    <w:rsid w:val="00363828"/>
    <w:rsid w:val="00364B62"/>
    <w:rsid w:val="00365EE7"/>
    <w:rsid w:val="00365F29"/>
    <w:rsid w:val="00366464"/>
    <w:rsid w:val="00367C5E"/>
    <w:rsid w:val="003724F8"/>
    <w:rsid w:val="003737B8"/>
    <w:rsid w:val="00375847"/>
    <w:rsid w:val="003762D3"/>
    <w:rsid w:val="003800E3"/>
    <w:rsid w:val="00380DB4"/>
    <w:rsid w:val="003819DE"/>
    <w:rsid w:val="003866C9"/>
    <w:rsid w:val="00391741"/>
    <w:rsid w:val="00392DE3"/>
    <w:rsid w:val="00394F04"/>
    <w:rsid w:val="003966CC"/>
    <w:rsid w:val="00396B11"/>
    <w:rsid w:val="003974B5"/>
    <w:rsid w:val="003A06FE"/>
    <w:rsid w:val="003A0DBA"/>
    <w:rsid w:val="003A1539"/>
    <w:rsid w:val="003A4A58"/>
    <w:rsid w:val="003A58B6"/>
    <w:rsid w:val="003A5C73"/>
    <w:rsid w:val="003B007A"/>
    <w:rsid w:val="003B237B"/>
    <w:rsid w:val="003B429D"/>
    <w:rsid w:val="003B7627"/>
    <w:rsid w:val="003B7D4E"/>
    <w:rsid w:val="003C16E9"/>
    <w:rsid w:val="003C2405"/>
    <w:rsid w:val="003C2FE7"/>
    <w:rsid w:val="003C41A6"/>
    <w:rsid w:val="003C42BD"/>
    <w:rsid w:val="003C4F41"/>
    <w:rsid w:val="003D225E"/>
    <w:rsid w:val="003D2DD3"/>
    <w:rsid w:val="003D3BFD"/>
    <w:rsid w:val="003D4893"/>
    <w:rsid w:val="003D5553"/>
    <w:rsid w:val="003D5743"/>
    <w:rsid w:val="003D72F9"/>
    <w:rsid w:val="003D7C38"/>
    <w:rsid w:val="003E1839"/>
    <w:rsid w:val="003E1FF8"/>
    <w:rsid w:val="003E2208"/>
    <w:rsid w:val="003E517E"/>
    <w:rsid w:val="003E5783"/>
    <w:rsid w:val="003E5EC7"/>
    <w:rsid w:val="003E7131"/>
    <w:rsid w:val="003E784C"/>
    <w:rsid w:val="003E79D0"/>
    <w:rsid w:val="003E7DF2"/>
    <w:rsid w:val="003F0946"/>
    <w:rsid w:val="003F1DC0"/>
    <w:rsid w:val="003F28A2"/>
    <w:rsid w:val="003F2C3A"/>
    <w:rsid w:val="003F4249"/>
    <w:rsid w:val="003F5567"/>
    <w:rsid w:val="003F5807"/>
    <w:rsid w:val="003F5831"/>
    <w:rsid w:val="003F66D5"/>
    <w:rsid w:val="00400A8D"/>
    <w:rsid w:val="00403AB4"/>
    <w:rsid w:val="004060FF"/>
    <w:rsid w:val="00406AAD"/>
    <w:rsid w:val="004113EB"/>
    <w:rsid w:val="00414515"/>
    <w:rsid w:val="00417301"/>
    <w:rsid w:val="00420218"/>
    <w:rsid w:val="00420254"/>
    <w:rsid w:val="004206A9"/>
    <w:rsid w:val="004215B5"/>
    <w:rsid w:val="004217FB"/>
    <w:rsid w:val="00423103"/>
    <w:rsid w:val="0042570C"/>
    <w:rsid w:val="00426519"/>
    <w:rsid w:val="004271EB"/>
    <w:rsid w:val="00431952"/>
    <w:rsid w:val="004346B6"/>
    <w:rsid w:val="00434BD5"/>
    <w:rsid w:val="00436ACA"/>
    <w:rsid w:val="00443F97"/>
    <w:rsid w:val="00444047"/>
    <w:rsid w:val="00444369"/>
    <w:rsid w:val="00446A8B"/>
    <w:rsid w:val="004504D9"/>
    <w:rsid w:val="00452491"/>
    <w:rsid w:val="00452BE6"/>
    <w:rsid w:val="00453144"/>
    <w:rsid w:val="00453E55"/>
    <w:rsid w:val="00456604"/>
    <w:rsid w:val="0046042E"/>
    <w:rsid w:val="00460C04"/>
    <w:rsid w:val="00462727"/>
    <w:rsid w:val="00462E98"/>
    <w:rsid w:val="00463AC1"/>
    <w:rsid w:val="00463BFC"/>
    <w:rsid w:val="00464FDB"/>
    <w:rsid w:val="004653D2"/>
    <w:rsid w:val="00465FEF"/>
    <w:rsid w:val="00466683"/>
    <w:rsid w:val="00466D5C"/>
    <w:rsid w:val="0046759B"/>
    <w:rsid w:val="00467A88"/>
    <w:rsid w:val="0047050D"/>
    <w:rsid w:val="004712D4"/>
    <w:rsid w:val="00471ACA"/>
    <w:rsid w:val="00472AE2"/>
    <w:rsid w:val="00472BFB"/>
    <w:rsid w:val="00473D18"/>
    <w:rsid w:val="00475635"/>
    <w:rsid w:val="004760E3"/>
    <w:rsid w:val="00476986"/>
    <w:rsid w:val="00477CCF"/>
    <w:rsid w:val="00480364"/>
    <w:rsid w:val="00480483"/>
    <w:rsid w:val="004804D4"/>
    <w:rsid w:val="00480DAE"/>
    <w:rsid w:val="00485C2D"/>
    <w:rsid w:val="004876A3"/>
    <w:rsid w:val="004904AF"/>
    <w:rsid w:val="004924F6"/>
    <w:rsid w:val="0049256F"/>
    <w:rsid w:val="00493973"/>
    <w:rsid w:val="00493A8B"/>
    <w:rsid w:val="004944B1"/>
    <w:rsid w:val="00495A4D"/>
    <w:rsid w:val="004961AE"/>
    <w:rsid w:val="0049664D"/>
    <w:rsid w:val="00496B82"/>
    <w:rsid w:val="00496F64"/>
    <w:rsid w:val="00497E87"/>
    <w:rsid w:val="004A0B4A"/>
    <w:rsid w:val="004A13A0"/>
    <w:rsid w:val="004A3CEA"/>
    <w:rsid w:val="004A5C94"/>
    <w:rsid w:val="004A6614"/>
    <w:rsid w:val="004A7078"/>
    <w:rsid w:val="004B0101"/>
    <w:rsid w:val="004B0537"/>
    <w:rsid w:val="004B1C51"/>
    <w:rsid w:val="004B2633"/>
    <w:rsid w:val="004B45B8"/>
    <w:rsid w:val="004B5E8C"/>
    <w:rsid w:val="004B6E91"/>
    <w:rsid w:val="004C25B0"/>
    <w:rsid w:val="004C2629"/>
    <w:rsid w:val="004C57F2"/>
    <w:rsid w:val="004C6445"/>
    <w:rsid w:val="004C7A43"/>
    <w:rsid w:val="004D00D7"/>
    <w:rsid w:val="004D2C56"/>
    <w:rsid w:val="004D4221"/>
    <w:rsid w:val="004D5CD4"/>
    <w:rsid w:val="004E293B"/>
    <w:rsid w:val="004E2E14"/>
    <w:rsid w:val="004E320F"/>
    <w:rsid w:val="004E4AFD"/>
    <w:rsid w:val="004E4EA0"/>
    <w:rsid w:val="004E5111"/>
    <w:rsid w:val="004E52E0"/>
    <w:rsid w:val="004E5FBA"/>
    <w:rsid w:val="004E7283"/>
    <w:rsid w:val="004F107C"/>
    <w:rsid w:val="004F1393"/>
    <w:rsid w:val="004F3AD9"/>
    <w:rsid w:val="004F4C11"/>
    <w:rsid w:val="004F542D"/>
    <w:rsid w:val="004F6B4F"/>
    <w:rsid w:val="004F6BE3"/>
    <w:rsid w:val="004F6EC5"/>
    <w:rsid w:val="00501E84"/>
    <w:rsid w:val="0050358D"/>
    <w:rsid w:val="00503D07"/>
    <w:rsid w:val="005053CB"/>
    <w:rsid w:val="005071D7"/>
    <w:rsid w:val="00510947"/>
    <w:rsid w:val="00513392"/>
    <w:rsid w:val="005169CD"/>
    <w:rsid w:val="00520C82"/>
    <w:rsid w:val="005253D9"/>
    <w:rsid w:val="005257AA"/>
    <w:rsid w:val="005261B1"/>
    <w:rsid w:val="00526B6F"/>
    <w:rsid w:val="005272FD"/>
    <w:rsid w:val="005277E2"/>
    <w:rsid w:val="00527B16"/>
    <w:rsid w:val="005310F7"/>
    <w:rsid w:val="00531F66"/>
    <w:rsid w:val="005338D4"/>
    <w:rsid w:val="00540A97"/>
    <w:rsid w:val="00541444"/>
    <w:rsid w:val="0054348F"/>
    <w:rsid w:val="00544904"/>
    <w:rsid w:val="00544CF4"/>
    <w:rsid w:val="00545107"/>
    <w:rsid w:val="00546AE2"/>
    <w:rsid w:val="005541AD"/>
    <w:rsid w:val="00554306"/>
    <w:rsid w:val="0055435D"/>
    <w:rsid w:val="0055491C"/>
    <w:rsid w:val="00555D7C"/>
    <w:rsid w:val="00556102"/>
    <w:rsid w:val="00556A56"/>
    <w:rsid w:val="00556E33"/>
    <w:rsid w:val="00560447"/>
    <w:rsid w:val="00560AEB"/>
    <w:rsid w:val="00560B4F"/>
    <w:rsid w:val="00562A7D"/>
    <w:rsid w:val="0056315E"/>
    <w:rsid w:val="0056469C"/>
    <w:rsid w:val="005652A1"/>
    <w:rsid w:val="005654CF"/>
    <w:rsid w:val="00565801"/>
    <w:rsid w:val="00567033"/>
    <w:rsid w:val="005704CD"/>
    <w:rsid w:val="00573744"/>
    <w:rsid w:val="00573EC7"/>
    <w:rsid w:val="005772DD"/>
    <w:rsid w:val="00577419"/>
    <w:rsid w:val="00580064"/>
    <w:rsid w:val="005801B8"/>
    <w:rsid w:val="005803B8"/>
    <w:rsid w:val="005805CE"/>
    <w:rsid w:val="005808D9"/>
    <w:rsid w:val="00584268"/>
    <w:rsid w:val="005872BF"/>
    <w:rsid w:val="00587AF3"/>
    <w:rsid w:val="00592103"/>
    <w:rsid w:val="00592831"/>
    <w:rsid w:val="00592D31"/>
    <w:rsid w:val="00592DD5"/>
    <w:rsid w:val="00596F5D"/>
    <w:rsid w:val="00597F06"/>
    <w:rsid w:val="005A478B"/>
    <w:rsid w:val="005A65C3"/>
    <w:rsid w:val="005A7C3B"/>
    <w:rsid w:val="005B1AB4"/>
    <w:rsid w:val="005B51E6"/>
    <w:rsid w:val="005B6305"/>
    <w:rsid w:val="005B6A2C"/>
    <w:rsid w:val="005B6BFC"/>
    <w:rsid w:val="005B7ABB"/>
    <w:rsid w:val="005B7DE7"/>
    <w:rsid w:val="005C148B"/>
    <w:rsid w:val="005C17D2"/>
    <w:rsid w:val="005C1813"/>
    <w:rsid w:val="005C188B"/>
    <w:rsid w:val="005C3F8D"/>
    <w:rsid w:val="005C756D"/>
    <w:rsid w:val="005C7611"/>
    <w:rsid w:val="005D1722"/>
    <w:rsid w:val="005D1C68"/>
    <w:rsid w:val="005D2E6A"/>
    <w:rsid w:val="005D3BE0"/>
    <w:rsid w:val="005D57D6"/>
    <w:rsid w:val="005E004A"/>
    <w:rsid w:val="005E00BD"/>
    <w:rsid w:val="005E18EB"/>
    <w:rsid w:val="005E2B83"/>
    <w:rsid w:val="005E5C06"/>
    <w:rsid w:val="005E656D"/>
    <w:rsid w:val="005E6AC3"/>
    <w:rsid w:val="005E7C2C"/>
    <w:rsid w:val="005F0666"/>
    <w:rsid w:val="005F3324"/>
    <w:rsid w:val="005F3A21"/>
    <w:rsid w:val="005F3E3E"/>
    <w:rsid w:val="005F656E"/>
    <w:rsid w:val="006010DE"/>
    <w:rsid w:val="0060163E"/>
    <w:rsid w:val="00601B03"/>
    <w:rsid w:val="00602B45"/>
    <w:rsid w:val="00603333"/>
    <w:rsid w:val="006035FC"/>
    <w:rsid w:val="006041D3"/>
    <w:rsid w:val="006069E2"/>
    <w:rsid w:val="00606EFC"/>
    <w:rsid w:val="0061077B"/>
    <w:rsid w:val="0061127F"/>
    <w:rsid w:val="00611864"/>
    <w:rsid w:val="00612517"/>
    <w:rsid w:val="0061666E"/>
    <w:rsid w:val="006169D5"/>
    <w:rsid w:val="006202A4"/>
    <w:rsid w:val="00620D33"/>
    <w:rsid w:val="0062243A"/>
    <w:rsid w:val="00624EB0"/>
    <w:rsid w:val="00625E81"/>
    <w:rsid w:val="0062705D"/>
    <w:rsid w:val="006310E2"/>
    <w:rsid w:val="006315F8"/>
    <w:rsid w:val="00631A73"/>
    <w:rsid w:val="00632D92"/>
    <w:rsid w:val="006378A0"/>
    <w:rsid w:val="00640EBC"/>
    <w:rsid w:val="006461C0"/>
    <w:rsid w:val="00646C48"/>
    <w:rsid w:val="0064782F"/>
    <w:rsid w:val="0065259E"/>
    <w:rsid w:val="006546F5"/>
    <w:rsid w:val="00654E19"/>
    <w:rsid w:val="00657460"/>
    <w:rsid w:val="00657F1E"/>
    <w:rsid w:val="0066358E"/>
    <w:rsid w:val="00666864"/>
    <w:rsid w:val="00667999"/>
    <w:rsid w:val="00670C53"/>
    <w:rsid w:val="006714E2"/>
    <w:rsid w:val="00674E7C"/>
    <w:rsid w:val="00676CF0"/>
    <w:rsid w:val="0068350B"/>
    <w:rsid w:val="00686747"/>
    <w:rsid w:val="006904C9"/>
    <w:rsid w:val="006931B8"/>
    <w:rsid w:val="00693335"/>
    <w:rsid w:val="00693AE9"/>
    <w:rsid w:val="0069483F"/>
    <w:rsid w:val="00695470"/>
    <w:rsid w:val="0069646D"/>
    <w:rsid w:val="00696683"/>
    <w:rsid w:val="00697ECA"/>
    <w:rsid w:val="006A01A2"/>
    <w:rsid w:val="006A02EB"/>
    <w:rsid w:val="006A37DC"/>
    <w:rsid w:val="006B28CE"/>
    <w:rsid w:val="006B40A4"/>
    <w:rsid w:val="006B6FA9"/>
    <w:rsid w:val="006B7B1A"/>
    <w:rsid w:val="006C04BD"/>
    <w:rsid w:val="006C0941"/>
    <w:rsid w:val="006C118B"/>
    <w:rsid w:val="006C1ABB"/>
    <w:rsid w:val="006C394F"/>
    <w:rsid w:val="006C509D"/>
    <w:rsid w:val="006C614E"/>
    <w:rsid w:val="006C70BE"/>
    <w:rsid w:val="006C7474"/>
    <w:rsid w:val="006D024A"/>
    <w:rsid w:val="006D463A"/>
    <w:rsid w:val="006D4F06"/>
    <w:rsid w:val="006D5C4F"/>
    <w:rsid w:val="006E237B"/>
    <w:rsid w:val="006E2AC9"/>
    <w:rsid w:val="006E5012"/>
    <w:rsid w:val="006E7903"/>
    <w:rsid w:val="006F049B"/>
    <w:rsid w:val="006F10B2"/>
    <w:rsid w:val="006F1A9E"/>
    <w:rsid w:val="006F218A"/>
    <w:rsid w:val="006F39BC"/>
    <w:rsid w:val="006F3A42"/>
    <w:rsid w:val="006F4814"/>
    <w:rsid w:val="006F531A"/>
    <w:rsid w:val="0070167E"/>
    <w:rsid w:val="00701F61"/>
    <w:rsid w:val="0070209C"/>
    <w:rsid w:val="007037AE"/>
    <w:rsid w:val="00705E06"/>
    <w:rsid w:val="0070614D"/>
    <w:rsid w:val="00706EB2"/>
    <w:rsid w:val="0071140A"/>
    <w:rsid w:val="007118E5"/>
    <w:rsid w:val="007127B9"/>
    <w:rsid w:val="00716922"/>
    <w:rsid w:val="00716B51"/>
    <w:rsid w:val="00721B9C"/>
    <w:rsid w:val="00721EAC"/>
    <w:rsid w:val="00722A99"/>
    <w:rsid w:val="00722C6E"/>
    <w:rsid w:val="00722FCB"/>
    <w:rsid w:val="00725A60"/>
    <w:rsid w:val="00726562"/>
    <w:rsid w:val="00726760"/>
    <w:rsid w:val="0073155E"/>
    <w:rsid w:val="007337AE"/>
    <w:rsid w:val="00734EC1"/>
    <w:rsid w:val="00737AE2"/>
    <w:rsid w:val="007408A6"/>
    <w:rsid w:val="00742127"/>
    <w:rsid w:val="00742F1F"/>
    <w:rsid w:val="00743BB0"/>
    <w:rsid w:val="00746597"/>
    <w:rsid w:val="00746726"/>
    <w:rsid w:val="00747146"/>
    <w:rsid w:val="00747199"/>
    <w:rsid w:val="007474DC"/>
    <w:rsid w:val="007477AF"/>
    <w:rsid w:val="00747E2D"/>
    <w:rsid w:val="00750157"/>
    <w:rsid w:val="00750343"/>
    <w:rsid w:val="00750680"/>
    <w:rsid w:val="00750B55"/>
    <w:rsid w:val="00751FA2"/>
    <w:rsid w:val="00752344"/>
    <w:rsid w:val="00752444"/>
    <w:rsid w:val="007534F8"/>
    <w:rsid w:val="00754EFB"/>
    <w:rsid w:val="00754FA3"/>
    <w:rsid w:val="0075593C"/>
    <w:rsid w:val="00755CAF"/>
    <w:rsid w:val="00756116"/>
    <w:rsid w:val="00760795"/>
    <w:rsid w:val="00760B0B"/>
    <w:rsid w:val="00761864"/>
    <w:rsid w:val="00762290"/>
    <w:rsid w:val="007650ED"/>
    <w:rsid w:val="0076561F"/>
    <w:rsid w:val="00765FE0"/>
    <w:rsid w:val="0076799E"/>
    <w:rsid w:val="00770F6F"/>
    <w:rsid w:val="00772140"/>
    <w:rsid w:val="007739DF"/>
    <w:rsid w:val="00775CF9"/>
    <w:rsid w:val="00777A0D"/>
    <w:rsid w:val="007851A3"/>
    <w:rsid w:val="00787AD0"/>
    <w:rsid w:val="00791AA8"/>
    <w:rsid w:val="00791EC6"/>
    <w:rsid w:val="0079368C"/>
    <w:rsid w:val="007955B4"/>
    <w:rsid w:val="00795E5F"/>
    <w:rsid w:val="007A1228"/>
    <w:rsid w:val="007A2013"/>
    <w:rsid w:val="007A2167"/>
    <w:rsid w:val="007A3420"/>
    <w:rsid w:val="007A691A"/>
    <w:rsid w:val="007A7CB4"/>
    <w:rsid w:val="007A7FB3"/>
    <w:rsid w:val="007B0BE0"/>
    <w:rsid w:val="007B5152"/>
    <w:rsid w:val="007B61EA"/>
    <w:rsid w:val="007B6CFA"/>
    <w:rsid w:val="007C0051"/>
    <w:rsid w:val="007C031C"/>
    <w:rsid w:val="007C03A2"/>
    <w:rsid w:val="007C09DB"/>
    <w:rsid w:val="007C18CA"/>
    <w:rsid w:val="007C553D"/>
    <w:rsid w:val="007C6155"/>
    <w:rsid w:val="007C6680"/>
    <w:rsid w:val="007D0A60"/>
    <w:rsid w:val="007D0A77"/>
    <w:rsid w:val="007D28D3"/>
    <w:rsid w:val="007D4093"/>
    <w:rsid w:val="007D5162"/>
    <w:rsid w:val="007D623C"/>
    <w:rsid w:val="007D7356"/>
    <w:rsid w:val="007D7CC0"/>
    <w:rsid w:val="007E089C"/>
    <w:rsid w:val="007E0B67"/>
    <w:rsid w:val="007E0CEB"/>
    <w:rsid w:val="007E2016"/>
    <w:rsid w:val="007E504B"/>
    <w:rsid w:val="007E63FB"/>
    <w:rsid w:val="007E684B"/>
    <w:rsid w:val="007E6E4D"/>
    <w:rsid w:val="007E7662"/>
    <w:rsid w:val="007F1AAF"/>
    <w:rsid w:val="007F1AB5"/>
    <w:rsid w:val="007F1CDA"/>
    <w:rsid w:val="007F65B2"/>
    <w:rsid w:val="007F7E64"/>
    <w:rsid w:val="008001B4"/>
    <w:rsid w:val="008016EA"/>
    <w:rsid w:val="00807371"/>
    <w:rsid w:val="0080758D"/>
    <w:rsid w:val="00807908"/>
    <w:rsid w:val="00810977"/>
    <w:rsid w:val="008109D0"/>
    <w:rsid w:val="00811709"/>
    <w:rsid w:val="00814C79"/>
    <w:rsid w:val="0081624C"/>
    <w:rsid w:val="00817A97"/>
    <w:rsid w:val="00820431"/>
    <w:rsid w:val="00823A8E"/>
    <w:rsid w:val="00825AEA"/>
    <w:rsid w:val="008261D1"/>
    <w:rsid w:val="008321E3"/>
    <w:rsid w:val="00833B1F"/>
    <w:rsid w:val="008400A0"/>
    <w:rsid w:val="00840154"/>
    <w:rsid w:val="0084136F"/>
    <w:rsid w:val="00850828"/>
    <w:rsid w:val="008521C5"/>
    <w:rsid w:val="00852530"/>
    <w:rsid w:val="00852565"/>
    <w:rsid w:val="0085548C"/>
    <w:rsid w:val="00855A6C"/>
    <w:rsid w:val="00855B8D"/>
    <w:rsid w:val="008566A2"/>
    <w:rsid w:val="00860DA5"/>
    <w:rsid w:val="00861AFC"/>
    <w:rsid w:val="00862121"/>
    <w:rsid w:val="008632BC"/>
    <w:rsid w:val="00864973"/>
    <w:rsid w:val="00865330"/>
    <w:rsid w:val="008655D9"/>
    <w:rsid w:val="008658A9"/>
    <w:rsid w:val="00866311"/>
    <w:rsid w:val="0087060C"/>
    <w:rsid w:val="00872D5E"/>
    <w:rsid w:val="0087306B"/>
    <w:rsid w:val="00875F93"/>
    <w:rsid w:val="0087614E"/>
    <w:rsid w:val="008764B5"/>
    <w:rsid w:val="00880936"/>
    <w:rsid w:val="008812CB"/>
    <w:rsid w:val="00881C0D"/>
    <w:rsid w:val="0088258E"/>
    <w:rsid w:val="00882661"/>
    <w:rsid w:val="00883C2D"/>
    <w:rsid w:val="00885211"/>
    <w:rsid w:val="00886CAC"/>
    <w:rsid w:val="008870F0"/>
    <w:rsid w:val="00893734"/>
    <w:rsid w:val="00897EC9"/>
    <w:rsid w:val="008A4A96"/>
    <w:rsid w:val="008A6011"/>
    <w:rsid w:val="008A6D5C"/>
    <w:rsid w:val="008B0AD2"/>
    <w:rsid w:val="008B1A22"/>
    <w:rsid w:val="008B1B7B"/>
    <w:rsid w:val="008B2012"/>
    <w:rsid w:val="008B2869"/>
    <w:rsid w:val="008B3427"/>
    <w:rsid w:val="008B7794"/>
    <w:rsid w:val="008C1B98"/>
    <w:rsid w:val="008C1D3E"/>
    <w:rsid w:val="008C3021"/>
    <w:rsid w:val="008C3F4D"/>
    <w:rsid w:val="008C7EAB"/>
    <w:rsid w:val="008D01E9"/>
    <w:rsid w:val="008D029D"/>
    <w:rsid w:val="008D2CCC"/>
    <w:rsid w:val="008D3EFE"/>
    <w:rsid w:val="008D4031"/>
    <w:rsid w:val="008D404D"/>
    <w:rsid w:val="008D52D6"/>
    <w:rsid w:val="008D5896"/>
    <w:rsid w:val="008D69CF"/>
    <w:rsid w:val="008D7363"/>
    <w:rsid w:val="008E3B22"/>
    <w:rsid w:val="008E5086"/>
    <w:rsid w:val="008F1FF7"/>
    <w:rsid w:val="008F29ED"/>
    <w:rsid w:val="008F376A"/>
    <w:rsid w:val="008F69C8"/>
    <w:rsid w:val="009020AC"/>
    <w:rsid w:val="0090275D"/>
    <w:rsid w:val="00902AB4"/>
    <w:rsid w:val="00902E55"/>
    <w:rsid w:val="00903658"/>
    <w:rsid w:val="009044C3"/>
    <w:rsid w:val="009052C3"/>
    <w:rsid w:val="0090633A"/>
    <w:rsid w:val="0091242E"/>
    <w:rsid w:val="00912B75"/>
    <w:rsid w:val="009143B2"/>
    <w:rsid w:val="009149B7"/>
    <w:rsid w:val="0091601C"/>
    <w:rsid w:val="00916B0C"/>
    <w:rsid w:val="00916B1D"/>
    <w:rsid w:val="00920289"/>
    <w:rsid w:val="00920606"/>
    <w:rsid w:val="009227CA"/>
    <w:rsid w:val="00923205"/>
    <w:rsid w:val="0092377C"/>
    <w:rsid w:val="00924AAB"/>
    <w:rsid w:val="00925A89"/>
    <w:rsid w:val="00927A86"/>
    <w:rsid w:val="00931D2E"/>
    <w:rsid w:val="00932621"/>
    <w:rsid w:val="00935386"/>
    <w:rsid w:val="0093628A"/>
    <w:rsid w:val="00941074"/>
    <w:rsid w:val="0094300F"/>
    <w:rsid w:val="009453A6"/>
    <w:rsid w:val="00946170"/>
    <w:rsid w:val="00947C2B"/>
    <w:rsid w:val="009505A6"/>
    <w:rsid w:val="00950B7E"/>
    <w:rsid w:val="0095112D"/>
    <w:rsid w:val="00952233"/>
    <w:rsid w:val="0095319B"/>
    <w:rsid w:val="00955F7B"/>
    <w:rsid w:val="00957C47"/>
    <w:rsid w:val="00963B60"/>
    <w:rsid w:val="00963F6D"/>
    <w:rsid w:val="00964FF8"/>
    <w:rsid w:val="00966770"/>
    <w:rsid w:val="00967D3C"/>
    <w:rsid w:val="00970DD5"/>
    <w:rsid w:val="00971526"/>
    <w:rsid w:val="0097374B"/>
    <w:rsid w:val="00973FDB"/>
    <w:rsid w:val="00974ABF"/>
    <w:rsid w:val="00975356"/>
    <w:rsid w:val="00976D78"/>
    <w:rsid w:val="00982EA6"/>
    <w:rsid w:val="0098302A"/>
    <w:rsid w:val="00983182"/>
    <w:rsid w:val="00983E38"/>
    <w:rsid w:val="009849D7"/>
    <w:rsid w:val="00991979"/>
    <w:rsid w:val="0099242A"/>
    <w:rsid w:val="00992752"/>
    <w:rsid w:val="00992ABA"/>
    <w:rsid w:val="00993965"/>
    <w:rsid w:val="00995809"/>
    <w:rsid w:val="0099615C"/>
    <w:rsid w:val="009979DF"/>
    <w:rsid w:val="00997F5E"/>
    <w:rsid w:val="009A0B79"/>
    <w:rsid w:val="009A14CB"/>
    <w:rsid w:val="009A1571"/>
    <w:rsid w:val="009A3850"/>
    <w:rsid w:val="009A41C5"/>
    <w:rsid w:val="009B0596"/>
    <w:rsid w:val="009B5FAF"/>
    <w:rsid w:val="009B7EF7"/>
    <w:rsid w:val="009C0072"/>
    <w:rsid w:val="009C0369"/>
    <w:rsid w:val="009C149B"/>
    <w:rsid w:val="009C14AB"/>
    <w:rsid w:val="009C559A"/>
    <w:rsid w:val="009D5FC7"/>
    <w:rsid w:val="009D6464"/>
    <w:rsid w:val="009D72F2"/>
    <w:rsid w:val="009E2093"/>
    <w:rsid w:val="009E39DB"/>
    <w:rsid w:val="009E53E2"/>
    <w:rsid w:val="009E66DF"/>
    <w:rsid w:val="009E6D25"/>
    <w:rsid w:val="009E72EC"/>
    <w:rsid w:val="009F0320"/>
    <w:rsid w:val="009F0C17"/>
    <w:rsid w:val="009F1599"/>
    <w:rsid w:val="009F2DBE"/>
    <w:rsid w:val="009F319A"/>
    <w:rsid w:val="009F57CF"/>
    <w:rsid w:val="009F60B2"/>
    <w:rsid w:val="009F76A4"/>
    <w:rsid w:val="00A0135C"/>
    <w:rsid w:val="00A01624"/>
    <w:rsid w:val="00A0172E"/>
    <w:rsid w:val="00A021E1"/>
    <w:rsid w:val="00A02D30"/>
    <w:rsid w:val="00A0428C"/>
    <w:rsid w:val="00A0443E"/>
    <w:rsid w:val="00A04C71"/>
    <w:rsid w:val="00A05B2F"/>
    <w:rsid w:val="00A07988"/>
    <w:rsid w:val="00A11853"/>
    <w:rsid w:val="00A1337E"/>
    <w:rsid w:val="00A1402D"/>
    <w:rsid w:val="00A16FC1"/>
    <w:rsid w:val="00A20E02"/>
    <w:rsid w:val="00A2155F"/>
    <w:rsid w:val="00A25B0E"/>
    <w:rsid w:val="00A25EA1"/>
    <w:rsid w:val="00A27626"/>
    <w:rsid w:val="00A27F30"/>
    <w:rsid w:val="00A30F0F"/>
    <w:rsid w:val="00A3101C"/>
    <w:rsid w:val="00A332B8"/>
    <w:rsid w:val="00A334CD"/>
    <w:rsid w:val="00A348AC"/>
    <w:rsid w:val="00A36A0B"/>
    <w:rsid w:val="00A37C3A"/>
    <w:rsid w:val="00A4205E"/>
    <w:rsid w:val="00A42307"/>
    <w:rsid w:val="00A43041"/>
    <w:rsid w:val="00A43750"/>
    <w:rsid w:val="00A44A56"/>
    <w:rsid w:val="00A45EAC"/>
    <w:rsid w:val="00A46076"/>
    <w:rsid w:val="00A46CE9"/>
    <w:rsid w:val="00A46EE5"/>
    <w:rsid w:val="00A470E1"/>
    <w:rsid w:val="00A47B36"/>
    <w:rsid w:val="00A52E95"/>
    <w:rsid w:val="00A53F1F"/>
    <w:rsid w:val="00A5478B"/>
    <w:rsid w:val="00A5522D"/>
    <w:rsid w:val="00A55C43"/>
    <w:rsid w:val="00A57F24"/>
    <w:rsid w:val="00A606BB"/>
    <w:rsid w:val="00A63052"/>
    <w:rsid w:val="00A64971"/>
    <w:rsid w:val="00A64B5F"/>
    <w:rsid w:val="00A66016"/>
    <w:rsid w:val="00A660D4"/>
    <w:rsid w:val="00A67345"/>
    <w:rsid w:val="00A678D8"/>
    <w:rsid w:val="00A718F4"/>
    <w:rsid w:val="00A72295"/>
    <w:rsid w:val="00A734A3"/>
    <w:rsid w:val="00A80281"/>
    <w:rsid w:val="00A822EA"/>
    <w:rsid w:val="00A83C28"/>
    <w:rsid w:val="00A83DA2"/>
    <w:rsid w:val="00A84111"/>
    <w:rsid w:val="00A84E55"/>
    <w:rsid w:val="00A91AD4"/>
    <w:rsid w:val="00A92A70"/>
    <w:rsid w:val="00A93C64"/>
    <w:rsid w:val="00AA0A82"/>
    <w:rsid w:val="00AA31CC"/>
    <w:rsid w:val="00AA4227"/>
    <w:rsid w:val="00AA4D74"/>
    <w:rsid w:val="00AA66DA"/>
    <w:rsid w:val="00AA6EBA"/>
    <w:rsid w:val="00AB068B"/>
    <w:rsid w:val="00AB4893"/>
    <w:rsid w:val="00AB58B3"/>
    <w:rsid w:val="00AB757A"/>
    <w:rsid w:val="00AB7C3A"/>
    <w:rsid w:val="00AC213E"/>
    <w:rsid w:val="00AC3136"/>
    <w:rsid w:val="00AC43DA"/>
    <w:rsid w:val="00AC5058"/>
    <w:rsid w:val="00AC6635"/>
    <w:rsid w:val="00AC6D54"/>
    <w:rsid w:val="00AC728F"/>
    <w:rsid w:val="00AC791C"/>
    <w:rsid w:val="00AC7EE7"/>
    <w:rsid w:val="00AD1587"/>
    <w:rsid w:val="00AD1B4C"/>
    <w:rsid w:val="00AD1D7F"/>
    <w:rsid w:val="00AD5EE5"/>
    <w:rsid w:val="00AD6DD2"/>
    <w:rsid w:val="00AD7B93"/>
    <w:rsid w:val="00AE09CE"/>
    <w:rsid w:val="00AE0BF3"/>
    <w:rsid w:val="00AE0E4A"/>
    <w:rsid w:val="00AE0E84"/>
    <w:rsid w:val="00AE2270"/>
    <w:rsid w:val="00AE40E1"/>
    <w:rsid w:val="00AE6574"/>
    <w:rsid w:val="00AF1600"/>
    <w:rsid w:val="00AF36D6"/>
    <w:rsid w:val="00AF4803"/>
    <w:rsid w:val="00AF6085"/>
    <w:rsid w:val="00AF7597"/>
    <w:rsid w:val="00B02ED0"/>
    <w:rsid w:val="00B03BDF"/>
    <w:rsid w:val="00B0425E"/>
    <w:rsid w:val="00B04449"/>
    <w:rsid w:val="00B055E3"/>
    <w:rsid w:val="00B05DF0"/>
    <w:rsid w:val="00B06A5E"/>
    <w:rsid w:val="00B07BEA"/>
    <w:rsid w:val="00B10A82"/>
    <w:rsid w:val="00B12704"/>
    <w:rsid w:val="00B14D83"/>
    <w:rsid w:val="00B1539D"/>
    <w:rsid w:val="00B15D9F"/>
    <w:rsid w:val="00B17145"/>
    <w:rsid w:val="00B175C2"/>
    <w:rsid w:val="00B2005A"/>
    <w:rsid w:val="00B20AFB"/>
    <w:rsid w:val="00B213BA"/>
    <w:rsid w:val="00B2248D"/>
    <w:rsid w:val="00B22734"/>
    <w:rsid w:val="00B26C0C"/>
    <w:rsid w:val="00B31E1E"/>
    <w:rsid w:val="00B32D89"/>
    <w:rsid w:val="00B34495"/>
    <w:rsid w:val="00B35122"/>
    <w:rsid w:val="00B356EE"/>
    <w:rsid w:val="00B41E8A"/>
    <w:rsid w:val="00B438DE"/>
    <w:rsid w:val="00B44F53"/>
    <w:rsid w:val="00B46119"/>
    <w:rsid w:val="00B46F8B"/>
    <w:rsid w:val="00B5069A"/>
    <w:rsid w:val="00B50943"/>
    <w:rsid w:val="00B525F1"/>
    <w:rsid w:val="00B564BE"/>
    <w:rsid w:val="00B568E7"/>
    <w:rsid w:val="00B57506"/>
    <w:rsid w:val="00B60D39"/>
    <w:rsid w:val="00B61080"/>
    <w:rsid w:val="00B61F40"/>
    <w:rsid w:val="00B6293B"/>
    <w:rsid w:val="00B63B35"/>
    <w:rsid w:val="00B6448D"/>
    <w:rsid w:val="00B64A77"/>
    <w:rsid w:val="00B65F16"/>
    <w:rsid w:val="00B67AF1"/>
    <w:rsid w:val="00B67F50"/>
    <w:rsid w:val="00B70B70"/>
    <w:rsid w:val="00B7132B"/>
    <w:rsid w:val="00B7146C"/>
    <w:rsid w:val="00B72A68"/>
    <w:rsid w:val="00B72BD5"/>
    <w:rsid w:val="00B73709"/>
    <w:rsid w:val="00B74307"/>
    <w:rsid w:val="00B777D3"/>
    <w:rsid w:val="00B804C6"/>
    <w:rsid w:val="00B807AC"/>
    <w:rsid w:val="00B80861"/>
    <w:rsid w:val="00B80CA9"/>
    <w:rsid w:val="00B815DC"/>
    <w:rsid w:val="00B81DE8"/>
    <w:rsid w:val="00B81FC9"/>
    <w:rsid w:val="00B84F0D"/>
    <w:rsid w:val="00B85866"/>
    <w:rsid w:val="00B87438"/>
    <w:rsid w:val="00B87E05"/>
    <w:rsid w:val="00B91428"/>
    <w:rsid w:val="00B91A06"/>
    <w:rsid w:val="00B93119"/>
    <w:rsid w:val="00B9359E"/>
    <w:rsid w:val="00B94F3A"/>
    <w:rsid w:val="00B965FB"/>
    <w:rsid w:val="00BA1F55"/>
    <w:rsid w:val="00BA5178"/>
    <w:rsid w:val="00BA687A"/>
    <w:rsid w:val="00BA7D24"/>
    <w:rsid w:val="00BB3455"/>
    <w:rsid w:val="00BB4270"/>
    <w:rsid w:val="00BB516C"/>
    <w:rsid w:val="00BB5460"/>
    <w:rsid w:val="00BB5CA2"/>
    <w:rsid w:val="00BC066D"/>
    <w:rsid w:val="00BC17B3"/>
    <w:rsid w:val="00BC2854"/>
    <w:rsid w:val="00BC3BCF"/>
    <w:rsid w:val="00BC4CA3"/>
    <w:rsid w:val="00BC4E07"/>
    <w:rsid w:val="00BC4EDA"/>
    <w:rsid w:val="00BD285A"/>
    <w:rsid w:val="00BD3A89"/>
    <w:rsid w:val="00BE0012"/>
    <w:rsid w:val="00BE145E"/>
    <w:rsid w:val="00BE275F"/>
    <w:rsid w:val="00BE7666"/>
    <w:rsid w:val="00BF0E42"/>
    <w:rsid w:val="00BF228B"/>
    <w:rsid w:val="00BF26E7"/>
    <w:rsid w:val="00BF4613"/>
    <w:rsid w:val="00BF4D63"/>
    <w:rsid w:val="00BF613C"/>
    <w:rsid w:val="00BF6957"/>
    <w:rsid w:val="00C00858"/>
    <w:rsid w:val="00C0252D"/>
    <w:rsid w:val="00C05D34"/>
    <w:rsid w:val="00C06349"/>
    <w:rsid w:val="00C07AAB"/>
    <w:rsid w:val="00C13D55"/>
    <w:rsid w:val="00C14246"/>
    <w:rsid w:val="00C1444A"/>
    <w:rsid w:val="00C16765"/>
    <w:rsid w:val="00C230D3"/>
    <w:rsid w:val="00C23E05"/>
    <w:rsid w:val="00C245D9"/>
    <w:rsid w:val="00C26F1D"/>
    <w:rsid w:val="00C3008E"/>
    <w:rsid w:val="00C315AA"/>
    <w:rsid w:val="00C32045"/>
    <w:rsid w:val="00C34287"/>
    <w:rsid w:val="00C34C06"/>
    <w:rsid w:val="00C3563F"/>
    <w:rsid w:val="00C3677B"/>
    <w:rsid w:val="00C41704"/>
    <w:rsid w:val="00C41F67"/>
    <w:rsid w:val="00C4771E"/>
    <w:rsid w:val="00C5454C"/>
    <w:rsid w:val="00C60723"/>
    <w:rsid w:val="00C621DC"/>
    <w:rsid w:val="00C62783"/>
    <w:rsid w:val="00C62E96"/>
    <w:rsid w:val="00C63300"/>
    <w:rsid w:val="00C637E3"/>
    <w:rsid w:val="00C63ABC"/>
    <w:rsid w:val="00C64997"/>
    <w:rsid w:val="00C6595C"/>
    <w:rsid w:val="00C659E6"/>
    <w:rsid w:val="00C67BF2"/>
    <w:rsid w:val="00C708FA"/>
    <w:rsid w:val="00C753D4"/>
    <w:rsid w:val="00C80F43"/>
    <w:rsid w:val="00C8109F"/>
    <w:rsid w:val="00C8237A"/>
    <w:rsid w:val="00C826FF"/>
    <w:rsid w:val="00C85A67"/>
    <w:rsid w:val="00C85E1E"/>
    <w:rsid w:val="00C90033"/>
    <w:rsid w:val="00C92956"/>
    <w:rsid w:val="00C939C1"/>
    <w:rsid w:val="00C94ADB"/>
    <w:rsid w:val="00C95375"/>
    <w:rsid w:val="00C96A63"/>
    <w:rsid w:val="00CA14E8"/>
    <w:rsid w:val="00CA20BA"/>
    <w:rsid w:val="00CB002B"/>
    <w:rsid w:val="00CB1568"/>
    <w:rsid w:val="00CB328E"/>
    <w:rsid w:val="00CB60A6"/>
    <w:rsid w:val="00CC0A2C"/>
    <w:rsid w:val="00CC22B3"/>
    <w:rsid w:val="00CC3DE6"/>
    <w:rsid w:val="00CC5430"/>
    <w:rsid w:val="00CC5A8C"/>
    <w:rsid w:val="00CC5BF7"/>
    <w:rsid w:val="00CC6AE1"/>
    <w:rsid w:val="00CC6C27"/>
    <w:rsid w:val="00CD2A0C"/>
    <w:rsid w:val="00CD5060"/>
    <w:rsid w:val="00CD76C8"/>
    <w:rsid w:val="00CE1FC6"/>
    <w:rsid w:val="00CE24A8"/>
    <w:rsid w:val="00CE5791"/>
    <w:rsid w:val="00CE5DD0"/>
    <w:rsid w:val="00CE7864"/>
    <w:rsid w:val="00CE7A25"/>
    <w:rsid w:val="00CF009A"/>
    <w:rsid w:val="00CF1280"/>
    <w:rsid w:val="00CF247A"/>
    <w:rsid w:val="00CF3F38"/>
    <w:rsid w:val="00CF78D6"/>
    <w:rsid w:val="00CF7C79"/>
    <w:rsid w:val="00D00374"/>
    <w:rsid w:val="00D00F16"/>
    <w:rsid w:val="00D03EF6"/>
    <w:rsid w:val="00D05234"/>
    <w:rsid w:val="00D0536F"/>
    <w:rsid w:val="00D063C7"/>
    <w:rsid w:val="00D07AD2"/>
    <w:rsid w:val="00D07FD1"/>
    <w:rsid w:val="00D14D11"/>
    <w:rsid w:val="00D20AC8"/>
    <w:rsid w:val="00D21300"/>
    <w:rsid w:val="00D21C65"/>
    <w:rsid w:val="00D22C89"/>
    <w:rsid w:val="00D235DC"/>
    <w:rsid w:val="00D24133"/>
    <w:rsid w:val="00D254DB"/>
    <w:rsid w:val="00D255C6"/>
    <w:rsid w:val="00D270BC"/>
    <w:rsid w:val="00D312E4"/>
    <w:rsid w:val="00D31E5D"/>
    <w:rsid w:val="00D32122"/>
    <w:rsid w:val="00D34139"/>
    <w:rsid w:val="00D3573B"/>
    <w:rsid w:val="00D35E4F"/>
    <w:rsid w:val="00D363D7"/>
    <w:rsid w:val="00D366C2"/>
    <w:rsid w:val="00D405AD"/>
    <w:rsid w:val="00D4222E"/>
    <w:rsid w:val="00D46638"/>
    <w:rsid w:val="00D47F47"/>
    <w:rsid w:val="00D5083B"/>
    <w:rsid w:val="00D5113B"/>
    <w:rsid w:val="00D52F0F"/>
    <w:rsid w:val="00D54219"/>
    <w:rsid w:val="00D55635"/>
    <w:rsid w:val="00D5672F"/>
    <w:rsid w:val="00D56D59"/>
    <w:rsid w:val="00D603E4"/>
    <w:rsid w:val="00D618E6"/>
    <w:rsid w:val="00D64E1C"/>
    <w:rsid w:val="00D6606A"/>
    <w:rsid w:val="00D66F86"/>
    <w:rsid w:val="00D6742E"/>
    <w:rsid w:val="00D67693"/>
    <w:rsid w:val="00D70B0B"/>
    <w:rsid w:val="00D70FAE"/>
    <w:rsid w:val="00D71997"/>
    <w:rsid w:val="00D72894"/>
    <w:rsid w:val="00D741C0"/>
    <w:rsid w:val="00D74A15"/>
    <w:rsid w:val="00D74F71"/>
    <w:rsid w:val="00D752A6"/>
    <w:rsid w:val="00D75ABF"/>
    <w:rsid w:val="00D76B37"/>
    <w:rsid w:val="00D80461"/>
    <w:rsid w:val="00D80DA6"/>
    <w:rsid w:val="00D81CC7"/>
    <w:rsid w:val="00D825DA"/>
    <w:rsid w:val="00D834F4"/>
    <w:rsid w:val="00D83757"/>
    <w:rsid w:val="00D83D46"/>
    <w:rsid w:val="00D84245"/>
    <w:rsid w:val="00D85489"/>
    <w:rsid w:val="00D85B2F"/>
    <w:rsid w:val="00D87B95"/>
    <w:rsid w:val="00D90E99"/>
    <w:rsid w:val="00D922DF"/>
    <w:rsid w:val="00D9532E"/>
    <w:rsid w:val="00D9603B"/>
    <w:rsid w:val="00D96160"/>
    <w:rsid w:val="00D96771"/>
    <w:rsid w:val="00D969C7"/>
    <w:rsid w:val="00DA25A5"/>
    <w:rsid w:val="00DA30C9"/>
    <w:rsid w:val="00DA409E"/>
    <w:rsid w:val="00DA50C2"/>
    <w:rsid w:val="00DB055F"/>
    <w:rsid w:val="00DB0601"/>
    <w:rsid w:val="00DB107E"/>
    <w:rsid w:val="00DB1545"/>
    <w:rsid w:val="00DB1F3E"/>
    <w:rsid w:val="00DB28BA"/>
    <w:rsid w:val="00DB3ACF"/>
    <w:rsid w:val="00DB4B97"/>
    <w:rsid w:val="00DB7D49"/>
    <w:rsid w:val="00DC11A8"/>
    <w:rsid w:val="00DC1953"/>
    <w:rsid w:val="00DC2DDC"/>
    <w:rsid w:val="00DC49CE"/>
    <w:rsid w:val="00DC600A"/>
    <w:rsid w:val="00DC6A63"/>
    <w:rsid w:val="00DC76F0"/>
    <w:rsid w:val="00DD0D6D"/>
    <w:rsid w:val="00DD1CC0"/>
    <w:rsid w:val="00DE0D76"/>
    <w:rsid w:val="00DE122D"/>
    <w:rsid w:val="00DE3DF6"/>
    <w:rsid w:val="00DE4729"/>
    <w:rsid w:val="00DE78B7"/>
    <w:rsid w:val="00DF1906"/>
    <w:rsid w:val="00DF1B06"/>
    <w:rsid w:val="00DF1B48"/>
    <w:rsid w:val="00DF3580"/>
    <w:rsid w:val="00DF46FA"/>
    <w:rsid w:val="00DF49DC"/>
    <w:rsid w:val="00DF5F50"/>
    <w:rsid w:val="00E009DE"/>
    <w:rsid w:val="00E00DB6"/>
    <w:rsid w:val="00E02B14"/>
    <w:rsid w:val="00E037E9"/>
    <w:rsid w:val="00E06415"/>
    <w:rsid w:val="00E07FB6"/>
    <w:rsid w:val="00E1444D"/>
    <w:rsid w:val="00E1449D"/>
    <w:rsid w:val="00E144ED"/>
    <w:rsid w:val="00E1515F"/>
    <w:rsid w:val="00E15306"/>
    <w:rsid w:val="00E15BD7"/>
    <w:rsid w:val="00E16B47"/>
    <w:rsid w:val="00E21319"/>
    <w:rsid w:val="00E23D0F"/>
    <w:rsid w:val="00E24C22"/>
    <w:rsid w:val="00E25F43"/>
    <w:rsid w:val="00E300CA"/>
    <w:rsid w:val="00E32167"/>
    <w:rsid w:val="00E3378A"/>
    <w:rsid w:val="00E34E93"/>
    <w:rsid w:val="00E35275"/>
    <w:rsid w:val="00E35F5E"/>
    <w:rsid w:val="00E442A1"/>
    <w:rsid w:val="00E44957"/>
    <w:rsid w:val="00E4722B"/>
    <w:rsid w:val="00E50472"/>
    <w:rsid w:val="00E50B27"/>
    <w:rsid w:val="00E52C6D"/>
    <w:rsid w:val="00E5337D"/>
    <w:rsid w:val="00E578C8"/>
    <w:rsid w:val="00E57C5A"/>
    <w:rsid w:val="00E605C6"/>
    <w:rsid w:val="00E65409"/>
    <w:rsid w:val="00E70FC7"/>
    <w:rsid w:val="00E72235"/>
    <w:rsid w:val="00E7255B"/>
    <w:rsid w:val="00E7407B"/>
    <w:rsid w:val="00E74F0E"/>
    <w:rsid w:val="00E757D3"/>
    <w:rsid w:val="00E76907"/>
    <w:rsid w:val="00E77C33"/>
    <w:rsid w:val="00E80D39"/>
    <w:rsid w:val="00E816E1"/>
    <w:rsid w:val="00E83216"/>
    <w:rsid w:val="00E844D8"/>
    <w:rsid w:val="00E85CF0"/>
    <w:rsid w:val="00E91FB0"/>
    <w:rsid w:val="00E92B16"/>
    <w:rsid w:val="00E92FA2"/>
    <w:rsid w:val="00E93647"/>
    <w:rsid w:val="00E94B66"/>
    <w:rsid w:val="00E9586C"/>
    <w:rsid w:val="00E968EE"/>
    <w:rsid w:val="00E97369"/>
    <w:rsid w:val="00EA0D88"/>
    <w:rsid w:val="00EA2EC4"/>
    <w:rsid w:val="00EA556B"/>
    <w:rsid w:val="00EA7B5C"/>
    <w:rsid w:val="00EB74F3"/>
    <w:rsid w:val="00EC0BF1"/>
    <w:rsid w:val="00EC5A30"/>
    <w:rsid w:val="00EC5E89"/>
    <w:rsid w:val="00EC64FB"/>
    <w:rsid w:val="00EC7E7B"/>
    <w:rsid w:val="00ED1E25"/>
    <w:rsid w:val="00ED4675"/>
    <w:rsid w:val="00ED7375"/>
    <w:rsid w:val="00EE0D01"/>
    <w:rsid w:val="00EE1474"/>
    <w:rsid w:val="00EE21D7"/>
    <w:rsid w:val="00EE236D"/>
    <w:rsid w:val="00EE263B"/>
    <w:rsid w:val="00EE291F"/>
    <w:rsid w:val="00EE2A45"/>
    <w:rsid w:val="00EE419A"/>
    <w:rsid w:val="00EE4B70"/>
    <w:rsid w:val="00EE506F"/>
    <w:rsid w:val="00EE7BE6"/>
    <w:rsid w:val="00EF0435"/>
    <w:rsid w:val="00EF3E33"/>
    <w:rsid w:val="00EF423B"/>
    <w:rsid w:val="00EF44E1"/>
    <w:rsid w:val="00EF4C4A"/>
    <w:rsid w:val="00EF4F8E"/>
    <w:rsid w:val="00F00FE7"/>
    <w:rsid w:val="00F01C3A"/>
    <w:rsid w:val="00F03707"/>
    <w:rsid w:val="00F043A7"/>
    <w:rsid w:val="00F04668"/>
    <w:rsid w:val="00F0566B"/>
    <w:rsid w:val="00F05768"/>
    <w:rsid w:val="00F10B29"/>
    <w:rsid w:val="00F12702"/>
    <w:rsid w:val="00F14309"/>
    <w:rsid w:val="00F145A3"/>
    <w:rsid w:val="00F14D6E"/>
    <w:rsid w:val="00F151A3"/>
    <w:rsid w:val="00F152ED"/>
    <w:rsid w:val="00F164F9"/>
    <w:rsid w:val="00F16504"/>
    <w:rsid w:val="00F165D9"/>
    <w:rsid w:val="00F1763D"/>
    <w:rsid w:val="00F213AC"/>
    <w:rsid w:val="00F26D36"/>
    <w:rsid w:val="00F27325"/>
    <w:rsid w:val="00F31724"/>
    <w:rsid w:val="00F31895"/>
    <w:rsid w:val="00F33A17"/>
    <w:rsid w:val="00F344E5"/>
    <w:rsid w:val="00F35B1D"/>
    <w:rsid w:val="00F365C6"/>
    <w:rsid w:val="00F4671E"/>
    <w:rsid w:val="00F50260"/>
    <w:rsid w:val="00F50E19"/>
    <w:rsid w:val="00F56F3B"/>
    <w:rsid w:val="00F579F9"/>
    <w:rsid w:val="00F57D15"/>
    <w:rsid w:val="00F61DEE"/>
    <w:rsid w:val="00F61E16"/>
    <w:rsid w:val="00F62155"/>
    <w:rsid w:val="00F624CF"/>
    <w:rsid w:val="00F63D0E"/>
    <w:rsid w:val="00F64388"/>
    <w:rsid w:val="00F65326"/>
    <w:rsid w:val="00F67F62"/>
    <w:rsid w:val="00F706E8"/>
    <w:rsid w:val="00F72349"/>
    <w:rsid w:val="00F73680"/>
    <w:rsid w:val="00F75845"/>
    <w:rsid w:val="00F758ED"/>
    <w:rsid w:val="00F7621F"/>
    <w:rsid w:val="00F80858"/>
    <w:rsid w:val="00F81A11"/>
    <w:rsid w:val="00F82160"/>
    <w:rsid w:val="00F82200"/>
    <w:rsid w:val="00F841C1"/>
    <w:rsid w:val="00F841FE"/>
    <w:rsid w:val="00F857CE"/>
    <w:rsid w:val="00F86935"/>
    <w:rsid w:val="00F86A1A"/>
    <w:rsid w:val="00F87808"/>
    <w:rsid w:val="00F9131E"/>
    <w:rsid w:val="00F94CE5"/>
    <w:rsid w:val="00F95471"/>
    <w:rsid w:val="00F9595F"/>
    <w:rsid w:val="00F964A5"/>
    <w:rsid w:val="00FA138A"/>
    <w:rsid w:val="00FA14FB"/>
    <w:rsid w:val="00FA2E4F"/>
    <w:rsid w:val="00FA3073"/>
    <w:rsid w:val="00FA426D"/>
    <w:rsid w:val="00FA5C2E"/>
    <w:rsid w:val="00FA67E8"/>
    <w:rsid w:val="00FA6B7A"/>
    <w:rsid w:val="00FA6D45"/>
    <w:rsid w:val="00FA7442"/>
    <w:rsid w:val="00FB0515"/>
    <w:rsid w:val="00FB06B0"/>
    <w:rsid w:val="00FB06C9"/>
    <w:rsid w:val="00FB1640"/>
    <w:rsid w:val="00FB531B"/>
    <w:rsid w:val="00FB59D0"/>
    <w:rsid w:val="00FC0451"/>
    <w:rsid w:val="00FC113C"/>
    <w:rsid w:val="00FC27FE"/>
    <w:rsid w:val="00FC292A"/>
    <w:rsid w:val="00FC2A1D"/>
    <w:rsid w:val="00FC36D6"/>
    <w:rsid w:val="00FC3798"/>
    <w:rsid w:val="00FC5762"/>
    <w:rsid w:val="00FC64FE"/>
    <w:rsid w:val="00FC6A50"/>
    <w:rsid w:val="00FD07D9"/>
    <w:rsid w:val="00FD0C5F"/>
    <w:rsid w:val="00FD1A2E"/>
    <w:rsid w:val="00FE17F6"/>
    <w:rsid w:val="00FE1C99"/>
    <w:rsid w:val="00FE3ED5"/>
    <w:rsid w:val="00FE50C0"/>
    <w:rsid w:val="00FE6931"/>
    <w:rsid w:val="00FF13DB"/>
    <w:rsid w:val="00FF159A"/>
    <w:rsid w:val="00FF2314"/>
    <w:rsid w:val="00FF238B"/>
    <w:rsid w:val="00FF244A"/>
    <w:rsid w:val="00FF37FD"/>
    <w:rsid w:val="00FF5CEA"/>
    <w:rsid w:val="00FF63CF"/>
    <w:rsid w:val="00FF7D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09A47E63"/>
  <w15:docId w15:val="{FC324F9F-4AEE-4EFF-8DC4-B32EFF21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41C5"/>
  </w:style>
  <w:style w:type="paragraph" w:styleId="Heading1">
    <w:name w:val="heading 1"/>
    <w:basedOn w:val="Normal"/>
    <w:next w:val="Normal"/>
    <w:link w:val="Heading1Char"/>
    <w:uiPriority w:val="9"/>
    <w:qFormat/>
    <w:rsid w:val="009F0320"/>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43F97"/>
    <w:pPr>
      <w:spacing w:before="200" w:after="0"/>
      <w:outlineLvl w:val="1"/>
    </w:pPr>
    <w:rPr>
      <w:rFonts w:ascii="Arial" w:eastAsiaTheme="majorEastAsia" w:hAnsi="Arial" w:cs="Arial"/>
      <w:b/>
      <w:bCs/>
      <w:sz w:val="24"/>
      <w:szCs w:val="24"/>
    </w:rPr>
  </w:style>
  <w:style w:type="paragraph" w:styleId="Heading3">
    <w:name w:val="heading 3"/>
    <w:basedOn w:val="Normal"/>
    <w:next w:val="Normal"/>
    <w:link w:val="Heading3Char"/>
    <w:uiPriority w:val="9"/>
    <w:unhideWhenUsed/>
    <w:qFormat/>
    <w:rsid w:val="00443F97"/>
    <w:pPr>
      <w:spacing w:before="200" w:after="0" w:line="271" w:lineRule="auto"/>
      <w:outlineLvl w:val="2"/>
    </w:pPr>
    <w:rPr>
      <w:rFonts w:ascii="Arial" w:eastAsiaTheme="majorEastAsia" w:hAnsi="Arial" w:cs="Arial"/>
      <w:b/>
      <w:bCs/>
    </w:rPr>
  </w:style>
  <w:style w:type="paragraph" w:styleId="Heading4">
    <w:name w:val="heading 4"/>
    <w:basedOn w:val="Normal"/>
    <w:next w:val="Normal"/>
    <w:link w:val="Heading4Char"/>
    <w:uiPriority w:val="9"/>
    <w:unhideWhenUsed/>
    <w:qFormat/>
    <w:rsid w:val="009F0320"/>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9F0320"/>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9F0320"/>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0320"/>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0320"/>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0320"/>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0320"/>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0320"/>
    <w:pPr>
      <w:spacing w:after="600"/>
    </w:pPr>
    <w:rPr>
      <w:rFonts w:asciiTheme="majorHAnsi" w:eastAsiaTheme="majorEastAsia" w:hAnsiTheme="majorHAnsi" w:cstheme="majorBidi"/>
      <w:i/>
      <w:iCs/>
      <w:spacing w:val="13"/>
      <w:sz w:val="24"/>
      <w:szCs w:val="24"/>
    </w:rPr>
  </w:style>
  <w:style w:type="table" w:customStyle="1" w:styleId="a">
    <w:basedOn w:val="TableNormal"/>
    <w:rsid w:val="00FF7D18"/>
    <w:pPr>
      <w:contextualSpacing/>
    </w:pPr>
    <w:tblPr>
      <w:tblStyleRowBandSize w:val="1"/>
      <w:tblStyleColBandSize w:val="1"/>
      <w:tblCellMar>
        <w:left w:w="115" w:type="dxa"/>
        <w:right w:w="115" w:type="dxa"/>
      </w:tblCellMar>
    </w:tblPr>
  </w:style>
  <w:style w:type="table" w:customStyle="1" w:styleId="a0">
    <w:basedOn w:val="TableNormal"/>
    <w:rsid w:val="00FF7D18"/>
    <w:pPr>
      <w:contextualSpacing/>
    </w:pPr>
    <w:tblPr>
      <w:tblStyleRowBandSize w:val="1"/>
      <w:tblStyleColBandSize w:val="1"/>
      <w:tblCellMar>
        <w:top w:w="113" w:type="dxa"/>
        <w:left w:w="115" w:type="dxa"/>
        <w:bottom w:w="113" w:type="dxa"/>
        <w:right w:w="115" w:type="dxa"/>
      </w:tblCellMar>
    </w:tblPr>
  </w:style>
  <w:style w:type="table" w:customStyle="1" w:styleId="a1">
    <w:basedOn w:val="TableNormal"/>
    <w:rsid w:val="00FF7D18"/>
    <w:pPr>
      <w:contextualSpacing/>
    </w:pPr>
    <w:tblPr>
      <w:tblStyleRowBandSize w:val="1"/>
      <w:tblStyleColBandSize w:val="1"/>
      <w:tblCellMar>
        <w:left w:w="115" w:type="dxa"/>
        <w:right w:w="115" w:type="dxa"/>
      </w:tblCellMar>
    </w:tblPr>
  </w:style>
  <w:style w:type="table" w:customStyle="1" w:styleId="a2">
    <w:basedOn w:val="TableNormal"/>
    <w:rsid w:val="00FF7D18"/>
    <w:tblPr>
      <w:tblStyleRowBandSize w:val="1"/>
      <w:tblStyleColBandSize w:val="1"/>
      <w:tblCellMar>
        <w:left w:w="0" w:type="dxa"/>
        <w:right w:w="0" w:type="dxa"/>
      </w:tblCellMar>
    </w:tblPr>
  </w:style>
  <w:style w:type="table" w:customStyle="1" w:styleId="a3">
    <w:basedOn w:val="TableNormal"/>
    <w:rsid w:val="00FF7D18"/>
    <w:pPr>
      <w:contextualSpacing/>
    </w:pPr>
    <w:tblPr>
      <w:tblStyleRowBandSize w:val="1"/>
      <w:tblStyleColBandSize w:val="1"/>
      <w:tblCellMar>
        <w:left w:w="115" w:type="dxa"/>
        <w:right w:w="115" w:type="dxa"/>
      </w:tblCellMar>
    </w:tblPr>
  </w:style>
  <w:style w:type="table" w:customStyle="1" w:styleId="a4">
    <w:basedOn w:val="TableNormal"/>
    <w:rsid w:val="00FF7D18"/>
    <w:pPr>
      <w:contextualSpacing/>
    </w:pPr>
    <w:tblPr>
      <w:tblStyleRowBandSize w:val="1"/>
      <w:tblStyleColBandSize w:val="1"/>
      <w:tblCellMar>
        <w:left w:w="115" w:type="dxa"/>
        <w:right w:w="115" w:type="dxa"/>
      </w:tblCellMar>
    </w:tblPr>
  </w:style>
  <w:style w:type="table" w:customStyle="1" w:styleId="a5">
    <w:basedOn w:val="TableNormal"/>
    <w:rsid w:val="00FF7D18"/>
    <w:pPr>
      <w:contextualSpacing/>
    </w:pPr>
    <w:tblPr>
      <w:tblStyleRowBandSize w:val="1"/>
      <w:tblStyleColBandSize w:val="1"/>
      <w:tblCellMar>
        <w:left w:w="0" w:type="dxa"/>
        <w:right w:w="57" w:type="dxa"/>
      </w:tblCellMar>
    </w:tblPr>
  </w:style>
  <w:style w:type="table" w:customStyle="1" w:styleId="a6">
    <w:basedOn w:val="TableNormal"/>
    <w:rsid w:val="00FF7D18"/>
    <w:pPr>
      <w:contextualSpacing/>
    </w:pPr>
    <w:tblPr>
      <w:tblStyleRowBandSize w:val="1"/>
      <w:tblStyleColBandSize w:val="1"/>
      <w:tblCellMar>
        <w:left w:w="115" w:type="dxa"/>
        <w:right w:w="115" w:type="dxa"/>
      </w:tblCellMar>
    </w:tblPr>
  </w:style>
  <w:style w:type="table" w:customStyle="1" w:styleId="a7">
    <w:basedOn w:val="TableNormal"/>
    <w:rsid w:val="00FF7D18"/>
    <w:pPr>
      <w:contextualSpacing/>
    </w:pPr>
    <w:tblPr>
      <w:tblStyleRowBandSize w:val="1"/>
      <w:tblStyleColBandSize w:val="1"/>
      <w:tblCellMar>
        <w:left w:w="115" w:type="dxa"/>
        <w:right w:w="115" w:type="dxa"/>
      </w:tblCellMar>
    </w:tblPr>
  </w:style>
  <w:style w:type="table" w:customStyle="1" w:styleId="a8">
    <w:basedOn w:val="TableNormal"/>
    <w:rsid w:val="00FF7D18"/>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rsid w:val="00FF7D18"/>
    <w:rPr>
      <w:sz w:val="20"/>
      <w:szCs w:val="20"/>
    </w:rPr>
  </w:style>
  <w:style w:type="character" w:customStyle="1" w:styleId="CommentTextChar">
    <w:name w:val="Comment Text Char"/>
    <w:basedOn w:val="DefaultParagraphFont"/>
    <w:link w:val="CommentText"/>
    <w:uiPriority w:val="99"/>
    <w:rsid w:val="00FF7D18"/>
    <w:rPr>
      <w:sz w:val="20"/>
      <w:szCs w:val="20"/>
    </w:rPr>
  </w:style>
  <w:style w:type="character" w:styleId="CommentReference">
    <w:name w:val="annotation reference"/>
    <w:basedOn w:val="DefaultParagraphFont"/>
    <w:uiPriority w:val="99"/>
    <w:semiHidden/>
    <w:unhideWhenUsed/>
    <w:rsid w:val="00FF7D18"/>
    <w:rPr>
      <w:sz w:val="16"/>
      <w:szCs w:val="16"/>
    </w:rPr>
  </w:style>
  <w:style w:type="paragraph" w:styleId="BalloonText">
    <w:name w:val="Balloon Text"/>
    <w:basedOn w:val="Normal"/>
    <w:link w:val="BalloonTextChar"/>
    <w:uiPriority w:val="99"/>
    <w:semiHidden/>
    <w:unhideWhenUsed/>
    <w:rsid w:val="00AC728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8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C728F"/>
    <w:rPr>
      <w:b/>
      <w:bCs/>
    </w:rPr>
  </w:style>
  <w:style w:type="character" w:customStyle="1" w:styleId="CommentSubjectChar">
    <w:name w:val="Comment Subject Char"/>
    <w:basedOn w:val="CommentTextChar"/>
    <w:link w:val="CommentSubject"/>
    <w:uiPriority w:val="99"/>
    <w:semiHidden/>
    <w:rsid w:val="00AC728F"/>
    <w:rPr>
      <w:b/>
      <w:bCs/>
      <w:sz w:val="20"/>
      <w:szCs w:val="20"/>
    </w:rPr>
  </w:style>
  <w:style w:type="paragraph" w:styleId="ListParagraph">
    <w:name w:val="List Paragraph"/>
    <w:aliases w:val="Numbered Para 1,Dot pt,No Spacing1,List Paragraph Char Char Char,Indicator Text,List Paragraph1,Bullet Points,Bullet 1,MAIN CONTENT,List Paragraph12,F5 List Paragraph,_Bullet"/>
    <w:basedOn w:val="Normal"/>
    <w:link w:val="ListParagraphChar"/>
    <w:uiPriority w:val="34"/>
    <w:qFormat/>
    <w:rsid w:val="009F0320"/>
    <w:pPr>
      <w:ind w:left="720"/>
      <w:contextualSpacing/>
    </w:pPr>
  </w:style>
  <w:style w:type="character" w:customStyle="1" w:styleId="ListParagraphChar">
    <w:name w:val="List Paragraph Char"/>
    <w:aliases w:val="Numbered Para 1 Char,Dot pt Char,No Spacing1 Char,List Paragraph Char Char Char Char,Indicator Text Char,List Paragraph1 Char,Bullet Points Char,Bullet 1 Char,MAIN CONTENT Char,List Paragraph12 Char,F5 List Paragraph Char"/>
    <w:basedOn w:val="DefaultParagraphFont"/>
    <w:link w:val="ListParagraph"/>
    <w:uiPriority w:val="34"/>
    <w:qFormat/>
    <w:locked/>
    <w:rsid w:val="001357B0"/>
  </w:style>
  <w:style w:type="paragraph" w:styleId="Header">
    <w:name w:val="header"/>
    <w:basedOn w:val="Normal"/>
    <w:link w:val="HeaderChar"/>
    <w:uiPriority w:val="99"/>
    <w:unhideWhenUsed/>
    <w:rsid w:val="00086784"/>
    <w:pPr>
      <w:tabs>
        <w:tab w:val="center" w:pos="4513"/>
        <w:tab w:val="right" w:pos="9026"/>
      </w:tabs>
      <w:spacing w:after="0"/>
    </w:pPr>
  </w:style>
  <w:style w:type="character" w:customStyle="1" w:styleId="HeaderChar">
    <w:name w:val="Header Char"/>
    <w:basedOn w:val="DefaultParagraphFont"/>
    <w:link w:val="Header"/>
    <w:uiPriority w:val="99"/>
    <w:rsid w:val="00086784"/>
  </w:style>
  <w:style w:type="paragraph" w:styleId="Footer">
    <w:name w:val="footer"/>
    <w:basedOn w:val="Normal"/>
    <w:link w:val="FooterChar"/>
    <w:uiPriority w:val="99"/>
    <w:unhideWhenUsed/>
    <w:rsid w:val="00086784"/>
    <w:pPr>
      <w:tabs>
        <w:tab w:val="center" w:pos="4513"/>
        <w:tab w:val="right" w:pos="9026"/>
      </w:tabs>
      <w:spacing w:after="0"/>
    </w:pPr>
  </w:style>
  <w:style w:type="character" w:customStyle="1" w:styleId="FooterChar">
    <w:name w:val="Footer Char"/>
    <w:basedOn w:val="DefaultParagraphFont"/>
    <w:link w:val="Footer"/>
    <w:uiPriority w:val="99"/>
    <w:rsid w:val="00086784"/>
  </w:style>
  <w:style w:type="character" w:styleId="PlaceholderText">
    <w:name w:val="Placeholder Text"/>
    <w:basedOn w:val="DefaultParagraphFont"/>
    <w:uiPriority w:val="99"/>
    <w:semiHidden/>
    <w:rsid w:val="00086EFC"/>
    <w:rPr>
      <w:color w:val="808080"/>
    </w:rPr>
  </w:style>
  <w:style w:type="table" w:styleId="TableGrid">
    <w:name w:val="Table Grid"/>
    <w:basedOn w:val="TableNormal"/>
    <w:uiPriority w:val="39"/>
    <w:rsid w:val="00B356E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032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43F97"/>
    <w:rPr>
      <w:rFonts w:ascii="Arial" w:eastAsiaTheme="majorEastAsia" w:hAnsi="Arial" w:cs="Arial"/>
      <w:b/>
      <w:bCs/>
      <w:sz w:val="24"/>
      <w:szCs w:val="24"/>
    </w:rPr>
  </w:style>
  <w:style w:type="character" w:customStyle="1" w:styleId="Heading3Char">
    <w:name w:val="Heading 3 Char"/>
    <w:basedOn w:val="DefaultParagraphFont"/>
    <w:link w:val="Heading3"/>
    <w:uiPriority w:val="9"/>
    <w:rsid w:val="00443F97"/>
    <w:rPr>
      <w:rFonts w:ascii="Arial" w:eastAsiaTheme="majorEastAsia" w:hAnsi="Arial" w:cs="Arial"/>
      <w:b/>
      <w:bCs/>
    </w:rPr>
  </w:style>
  <w:style w:type="character" w:customStyle="1" w:styleId="Heading4Char">
    <w:name w:val="Heading 4 Char"/>
    <w:basedOn w:val="DefaultParagraphFont"/>
    <w:link w:val="Heading4"/>
    <w:uiPriority w:val="9"/>
    <w:rsid w:val="009F032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9F032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9F032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032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032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0320"/>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9F0320"/>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9F0320"/>
    <w:rPr>
      <w:rFonts w:asciiTheme="majorHAnsi" w:eastAsiaTheme="majorEastAsia" w:hAnsiTheme="majorHAnsi" w:cstheme="majorBidi"/>
      <w:i/>
      <w:iCs/>
      <w:spacing w:val="13"/>
      <w:sz w:val="24"/>
      <w:szCs w:val="24"/>
    </w:rPr>
  </w:style>
  <w:style w:type="character" w:styleId="Strong">
    <w:name w:val="Strong"/>
    <w:uiPriority w:val="22"/>
    <w:qFormat/>
    <w:rsid w:val="009F0320"/>
    <w:rPr>
      <w:b/>
      <w:bCs/>
    </w:rPr>
  </w:style>
  <w:style w:type="character" w:styleId="Emphasis">
    <w:name w:val="Emphasis"/>
    <w:uiPriority w:val="20"/>
    <w:qFormat/>
    <w:rsid w:val="009F0320"/>
    <w:rPr>
      <w:b/>
      <w:bCs/>
      <w:i/>
      <w:iCs/>
      <w:spacing w:val="10"/>
      <w:bdr w:val="none" w:sz="0" w:space="0" w:color="auto"/>
      <w:shd w:val="clear" w:color="auto" w:fill="auto"/>
    </w:rPr>
  </w:style>
  <w:style w:type="paragraph" w:styleId="NoSpacing">
    <w:name w:val="No Spacing"/>
    <w:basedOn w:val="Normal"/>
    <w:uiPriority w:val="1"/>
    <w:qFormat/>
    <w:rsid w:val="009F0320"/>
    <w:pPr>
      <w:spacing w:after="0" w:line="240" w:lineRule="auto"/>
    </w:pPr>
  </w:style>
  <w:style w:type="paragraph" w:styleId="Quote">
    <w:name w:val="Quote"/>
    <w:basedOn w:val="Normal"/>
    <w:next w:val="Normal"/>
    <w:link w:val="QuoteChar"/>
    <w:uiPriority w:val="29"/>
    <w:qFormat/>
    <w:rsid w:val="009F0320"/>
    <w:pPr>
      <w:spacing w:before="200" w:after="0"/>
      <w:ind w:left="360" w:right="360"/>
    </w:pPr>
    <w:rPr>
      <w:i/>
      <w:iCs/>
    </w:rPr>
  </w:style>
  <w:style w:type="character" w:customStyle="1" w:styleId="QuoteChar">
    <w:name w:val="Quote Char"/>
    <w:basedOn w:val="DefaultParagraphFont"/>
    <w:link w:val="Quote"/>
    <w:uiPriority w:val="29"/>
    <w:rsid w:val="009F0320"/>
    <w:rPr>
      <w:i/>
      <w:iCs/>
    </w:rPr>
  </w:style>
  <w:style w:type="paragraph" w:styleId="IntenseQuote">
    <w:name w:val="Intense Quote"/>
    <w:basedOn w:val="Normal"/>
    <w:next w:val="Normal"/>
    <w:link w:val="IntenseQuoteChar"/>
    <w:uiPriority w:val="30"/>
    <w:qFormat/>
    <w:rsid w:val="009F032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0320"/>
    <w:rPr>
      <w:b/>
      <w:bCs/>
      <w:i/>
      <w:iCs/>
    </w:rPr>
  </w:style>
  <w:style w:type="character" w:styleId="SubtleEmphasis">
    <w:name w:val="Subtle Emphasis"/>
    <w:uiPriority w:val="19"/>
    <w:qFormat/>
    <w:rsid w:val="009F0320"/>
    <w:rPr>
      <w:i/>
      <w:iCs/>
    </w:rPr>
  </w:style>
  <w:style w:type="character" w:styleId="IntenseEmphasis">
    <w:name w:val="Intense Emphasis"/>
    <w:uiPriority w:val="21"/>
    <w:qFormat/>
    <w:rsid w:val="009F0320"/>
    <w:rPr>
      <w:b/>
      <w:bCs/>
    </w:rPr>
  </w:style>
  <w:style w:type="character" w:styleId="SubtleReference">
    <w:name w:val="Subtle Reference"/>
    <w:uiPriority w:val="31"/>
    <w:qFormat/>
    <w:rsid w:val="009F0320"/>
    <w:rPr>
      <w:smallCaps/>
    </w:rPr>
  </w:style>
  <w:style w:type="character" w:styleId="IntenseReference">
    <w:name w:val="Intense Reference"/>
    <w:uiPriority w:val="32"/>
    <w:qFormat/>
    <w:rsid w:val="009F0320"/>
    <w:rPr>
      <w:smallCaps/>
      <w:spacing w:val="5"/>
      <w:u w:val="single"/>
    </w:rPr>
  </w:style>
  <w:style w:type="character" w:styleId="BookTitle">
    <w:name w:val="Book Title"/>
    <w:uiPriority w:val="33"/>
    <w:qFormat/>
    <w:rsid w:val="009F0320"/>
    <w:rPr>
      <w:i/>
      <w:iCs/>
      <w:smallCaps/>
      <w:spacing w:val="5"/>
    </w:rPr>
  </w:style>
  <w:style w:type="paragraph" w:styleId="TOCHeading">
    <w:name w:val="TOC Heading"/>
    <w:basedOn w:val="Heading1"/>
    <w:next w:val="Normal"/>
    <w:uiPriority w:val="39"/>
    <w:semiHidden/>
    <w:unhideWhenUsed/>
    <w:qFormat/>
    <w:rsid w:val="009F0320"/>
    <w:pPr>
      <w:outlineLvl w:val="9"/>
    </w:pPr>
  </w:style>
  <w:style w:type="character" w:styleId="Hyperlink">
    <w:name w:val="Hyperlink"/>
    <w:basedOn w:val="DefaultParagraphFont"/>
    <w:uiPriority w:val="99"/>
    <w:unhideWhenUsed/>
    <w:rsid w:val="006E5012"/>
    <w:rPr>
      <w:color w:val="0563C1" w:themeColor="hyperlink"/>
      <w:u w:val="single"/>
    </w:rPr>
  </w:style>
  <w:style w:type="paragraph" w:customStyle="1" w:styleId="Style1">
    <w:name w:val="Style1"/>
    <w:basedOn w:val="ListParagraph"/>
    <w:link w:val="Style1Char"/>
    <w:qFormat/>
    <w:rsid w:val="00352E93"/>
    <w:pPr>
      <w:numPr>
        <w:ilvl w:val="2"/>
        <w:numId w:val="2"/>
      </w:numPr>
      <w:spacing w:after="0"/>
    </w:pPr>
  </w:style>
  <w:style w:type="character" w:customStyle="1" w:styleId="Style1Char">
    <w:name w:val="Style1 Char"/>
    <w:basedOn w:val="ListParagraphChar"/>
    <w:link w:val="Style1"/>
    <w:rsid w:val="00352E93"/>
  </w:style>
  <w:style w:type="character" w:customStyle="1" w:styleId="Mention1">
    <w:name w:val="Mention1"/>
    <w:basedOn w:val="DefaultParagraphFont"/>
    <w:uiPriority w:val="99"/>
    <w:semiHidden/>
    <w:unhideWhenUsed/>
    <w:rsid w:val="006D5C4F"/>
    <w:rPr>
      <w:color w:val="2B579A"/>
      <w:shd w:val="clear" w:color="auto" w:fill="E6E6E6"/>
    </w:rPr>
  </w:style>
  <w:style w:type="character" w:customStyle="1" w:styleId="citation">
    <w:name w:val="citation"/>
    <w:basedOn w:val="DefaultParagraphFont"/>
    <w:rsid w:val="00963B60"/>
  </w:style>
  <w:style w:type="character" w:customStyle="1" w:styleId="apple-converted-space">
    <w:name w:val="apple-converted-space"/>
    <w:basedOn w:val="DefaultParagraphFont"/>
    <w:rsid w:val="00963B60"/>
  </w:style>
  <w:style w:type="character" w:customStyle="1" w:styleId="reference">
    <w:name w:val="reference"/>
    <w:basedOn w:val="DefaultParagraphFont"/>
    <w:rsid w:val="00963B60"/>
  </w:style>
  <w:style w:type="paragraph" w:customStyle="1" w:styleId="Default">
    <w:name w:val="Default"/>
    <w:rsid w:val="007851A3"/>
    <w:pPr>
      <w:autoSpaceDE w:val="0"/>
      <w:autoSpaceDN w:val="0"/>
      <w:adjustRightInd w:val="0"/>
      <w:spacing w:after="0" w:line="240" w:lineRule="auto"/>
    </w:pPr>
    <w:rPr>
      <w:rFonts w:ascii="Minion Pro" w:hAnsi="Minion Pro" w:cs="Minion Pro"/>
      <w:color w:val="000000"/>
      <w:sz w:val="24"/>
      <w:szCs w:val="24"/>
      <w:lang w:val="en-GB" w:bidi="ar-SA"/>
    </w:rPr>
  </w:style>
  <w:style w:type="character" w:customStyle="1" w:styleId="A00">
    <w:name w:val="A0"/>
    <w:uiPriority w:val="99"/>
    <w:rsid w:val="007851A3"/>
    <w:rPr>
      <w:rFonts w:cs="Minion Pro"/>
      <w:color w:val="000000"/>
      <w:sz w:val="20"/>
      <w:szCs w:val="20"/>
    </w:rPr>
  </w:style>
  <w:style w:type="paragraph" w:styleId="Caption">
    <w:name w:val="caption"/>
    <w:basedOn w:val="Normal"/>
    <w:next w:val="Normal"/>
    <w:uiPriority w:val="35"/>
    <w:unhideWhenUsed/>
    <w:rsid w:val="006C614E"/>
    <w:pPr>
      <w:spacing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213A79"/>
    <w:rPr>
      <w:color w:val="808080"/>
      <w:shd w:val="clear" w:color="auto" w:fill="E6E6E6"/>
    </w:rPr>
  </w:style>
  <w:style w:type="character" w:styleId="FollowedHyperlink">
    <w:name w:val="FollowedHyperlink"/>
    <w:basedOn w:val="DefaultParagraphFont"/>
    <w:uiPriority w:val="99"/>
    <w:semiHidden/>
    <w:unhideWhenUsed/>
    <w:rsid w:val="00CB002B"/>
    <w:rPr>
      <w:color w:val="954F72" w:themeColor="followedHyperlink"/>
      <w:u w:val="single"/>
    </w:rPr>
  </w:style>
  <w:style w:type="paragraph" w:customStyle="1" w:styleId="CefasHeading">
    <w:name w:val="Cefas Heading"/>
    <w:basedOn w:val="Normal"/>
    <w:link w:val="CefasHeadingChar"/>
    <w:qFormat/>
    <w:rsid w:val="00042D3E"/>
    <w:pPr>
      <w:keepNext/>
      <w:spacing w:after="240"/>
      <w:contextualSpacing/>
      <w:outlineLvl w:val="0"/>
    </w:pPr>
    <w:rPr>
      <w:rFonts w:ascii="Verdana" w:eastAsia="Times New Roman" w:hAnsi="Verdana" w:cs="Arial"/>
      <w:b/>
      <w:color w:val="244061"/>
      <w:sz w:val="36"/>
      <w:szCs w:val="36"/>
      <w:lang w:val="en-GB" w:bidi="ar-SA"/>
    </w:rPr>
  </w:style>
  <w:style w:type="character" w:customStyle="1" w:styleId="CefasHeadingChar">
    <w:name w:val="Cefas Heading Char"/>
    <w:basedOn w:val="DefaultParagraphFont"/>
    <w:link w:val="CefasHeading"/>
    <w:rsid w:val="00042D3E"/>
    <w:rPr>
      <w:rFonts w:ascii="Verdana" w:eastAsia="Times New Roman" w:hAnsi="Verdana" w:cs="Arial"/>
      <w:b/>
      <w:color w:val="244061"/>
      <w:sz w:val="36"/>
      <w:szCs w:val="36"/>
      <w:lang w:val="en-GB" w:bidi="ar-SA"/>
    </w:rPr>
  </w:style>
  <w:style w:type="paragraph" w:customStyle="1" w:styleId="CefasSub-heading">
    <w:name w:val="Cefas Sub-heading"/>
    <w:basedOn w:val="Normal"/>
    <w:link w:val="CefasSub-headingChar"/>
    <w:qFormat/>
    <w:rsid w:val="00B91A06"/>
    <w:rPr>
      <w:rFonts w:eastAsiaTheme="minorHAnsi" w:cstheme="minorHAnsi"/>
      <w:bCs/>
      <w:color w:val="004C6F"/>
      <w:sz w:val="28"/>
      <w:szCs w:val="28"/>
      <w:lang w:val="en-GB" w:bidi="ar-SA"/>
    </w:rPr>
  </w:style>
  <w:style w:type="character" w:customStyle="1" w:styleId="CefasSub-headingChar">
    <w:name w:val="Cefas Sub-heading Char"/>
    <w:basedOn w:val="DefaultParagraphFont"/>
    <w:link w:val="CefasSub-heading"/>
    <w:rsid w:val="00B91A06"/>
    <w:rPr>
      <w:rFonts w:eastAsiaTheme="minorHAnsi" w:cstheme="minorHAnsi"/>
      <w:bCs/>
      <w:color w:val="004C6F"/>
      <w:sz w:val="28"/>
      <w:szCs w:val="28"/>
      <w:lang w:val="en-GB" w:bidi="ar-SA"/>
    </w:rPr>
  </w:style>
  <w:style w:type="paragraph" w:customStyle="1" w:styleId="Cefastablefigureheading">
    <w:name w:val="Cefas table figure heading"/>
    <w:basedOn w:val="Caption"/>
    <w:link w:val="CefastablefigureheadingChar"/>
    <w:qFormat/>
    <w:rsid w:val="005E18EB"/>
    <w:pPr>
      <w:keepNext/>
    </w:pPr>
    <w:rPr>
      <w:rFonts w:eastAsiaTheme="minorHAnsi"/>
      <w:b/>
      <w:bCs/>
      <w:i w:val="0"/>
      <w:iCs w:val="0"/>
      <w:color w:val="auto"/>
      <w:lang w:val="en-GB" w:bidi="ar-SA"/>
    </w:rPr>
  </w:style>
  <w:style w:type="character" w:customStyle="1" w:styleId="CefastablefigureheadingChar">
    <w:name w:val="Cefas table figure heading Char"/>
    <w:basedOn w:val="DefaultParagraphFont"/>
    <w:link w:val="Cefastablefigureheading"/>
    <w:rsid w:val="005E18EB"/>
    <w:rPr>
      <w:rFonts w:eastAsiaTheme="minorHAnsi"/>
      <w:b/>
      <w:bCs/>
      <w:sz w:val="18"/>
      <w:szCs w:val="18"/>
      <w:lang w:val="en-GB" w:bidi="ar-SA"/>
    </w:rPr>
  </w:style>
  <w:style w:type="paragraph" w:customStyle="1" w:styleId="Compact">
    <w:name w:val="Compact"/>
    <w:basedOn w:val="BodyText"/>
    <w:qFormat/>
    <w:rsid w:val="00DF46FA"/>
    <w:pPr>
      <w:spacing w:before="36" w:after="36" w:line="240" w:lineRule="auto"/>
      <w:jc w:val="center"/>
    </w:pPr>
    <w:rPr>
      <w:rFonts w:ascii="Times New Roman" w:eastAsiaTheme="minorHAnsi" w:hAnsi="Times New Roman"/>
      <w:szCs w:val="24"/>
      <w:lang w:bidi="ar-SA"/>
    </w:rPr>
  </w:style>
  <w:style w:type="paragraph" w:styleId="BodyText">
    <w:name w:val="Body Text"/>
    <w:basedOn w:val="Normal"/>
    <w:link w:val="BodyTextChar"/>
    <w:uiPriority w:val="99"/>
    <w:semiHidden/>
    <w:unhideWhenUsed/>
    <w:rsid w:val="00DF46FA"/>
    <w:pPr>
      <w:spacing w:after="120"/>
    </w:pPr>
  </w:style>
  <w:style w:type="character" w:customStyle="1" w:styleId="BodyTextChar">
    <w:name w:val="Body Text Char"/>
    <w:basedOn w:val="DefaultParagraphFont"/>
    <w:link w:val="BodyText"/>
    <w:uiPriority w:val="99"/>
    <w:semiHidden/>
    <w:rsid w:val="00DF46FA"/>
  </w:style>
  <w:style w:type="paragraph" w:customStyle="1" w:styleId="TableCaption">
    <w:name w:val="Table Caption"/>
    <w:basedOn w:val="Caption"/>
    <w:rsid w:val="00200B5B"/>
    <w:pPr>
      <w:keepNext/>
      <w:spacing w:after="120"/>
    </w:pPr>
    <w:rPr>
      <w:rFonts w:eastAsiaTheme="minorHAnsi"/>
      <w:iCs w:val="0"/>
      <w:color w:val="auto"/>
      <w:sz w:val="24"/>
      <w:szCs w:val="24"/>
      <w:lang w:bidi="ar-SA"/>
    </w:rPr>
  </w:style>
  <w:style w:type="paragraph" w:styleId="Revision">
    <w:name w:val="Revision"/>
    <w:hidden/>
    <w:uiPriority w:val="99"/>
    <w:semiHidden/>
    <w:rsid w:val="00D67693"/>
    <w:pPr>
      <w:spacing w:after="0" w:line="240" w:lineRule="auto"/>
    </w:pPr>
  </w:style>
  <w:style w:type="character" w:styleId="UnresolvedMention">
    <w:name w:val="Unresolved Mention"/>
    <w:basedOn w:val="DefaultParagraphFont"/>
    <w:uiPriority w:val="99"/>
    <w:semiHidden/>
    <w:unhideWhenUsed/>
    <w:rsid w:val="0046042E"/>
    <w:rPr>
      <w:color w:val="808080"/>
      <w:shd w:val="clear" w:color="auto" w:fill="E6E6E6"/>
    </w:rPr>
  </w:style>
  <w:style w:type="paragraph" w:customStyle="1" w:styleId="Agendaitem-main">
    <w:name w:val="Agenda item - main"/>
    <w:basedOn w:val="Header"/>
    <w:link w:val="Agendaitem-mainChar"/>
    <w:rsid w:val="005B51E6"/>
    <w:pPr>
      <w:tabs>
        <w:tab w:val="clear" w:pos="4513"/>
        <w:tab w:val="clear" w:pos="9026"/>
      </w:tabs>
      <w:spacing w:after="40" w:line="240" w:lineRule="auto"/>
      <w:ind w:left="720" w:hanging="720"/>
    </w:pPr>
    <w:rPr>
      <w:rFonts w:ascii="Arial" w:eastAsia="Times New Roman" w:hAnsi="Arial" w:cs="Times New Roman"/>
      <w:b/>
      <w:szCs w:val="20"/>
      <w:lang w:val="en-GB" w:eastAsia="en-GB" w:bidi="ar-SA"/>
    </w:rPr>
  </w:style>
  <w:style w:type="character" w:customStyle="1" w:styleId="Agendaitem-mainChar">
    <w:name w:val="Agenda item - main Char"/>
    <w:link w:val="Agendaitem-main"/>
    <w:rsid w:val="005B51E6"/>
    <w:rPr>
      <w:rFonts w:ascii="Arial" w:eastAsia="Times New Roman" w:hAnsi="Arial" w:cs="Times New Roman"/>
      <w:b/>
      <w:szCs w:val="20"/>
      <w:lang w:val="en-GB" w:eastAsia="en-GB" w:bidi="ar-SA"/>
    </w:rPr>
  </w:style>
  <w:style w:type="numbering" w:customStyle="1" w:styleId="NoList1">
    <w:name w:val="No List1"/>
    <w:next w:val="NoList"/>
    <w:uiPriority w:val="99"/>
    <w:semiHidden/>
    <w:unhideWhenUsed/>
    <w:rsid w:val="00104894"/>
  </w:style>
  <w:style w:type="paragraph" w:customStyle="1" w:styleId="msonormal0">
    <w:name w:val="msonormal"/>
    <w:basedOn w:val="Normal"/>
    <w:rsid w:val="00104894"/>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NormalWeb">
    <w:name w:val="Normal (Web)"/>
    <w:basedOn w:val="Normal"/>
    <w:uiPriority w:val="99"/>
    <w:semiHidden/>
    <w:unhideWhenUsed/>
    <w:rsid w:val="00104894"/>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customStyle="1" w:styleId="Title1">
    <w:name w:val="Title1"/>
    <w:basedOn w:val="Normal"/>
    <w:rsid w:val="00104894"/>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customStyle="1" w:styleId="desc">
    <w:name w:val="desc"/>
    <w:basedOn w:val="Normal"/>
    <w:rsid w:val="00104894"/>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HTMLPreformatted">
    <w:name w:val="HTML Preformatted"/>
    <w:basedOn w:val="Normal"/>
    <w:link w:val="HTMLPreformattedChar"/>
    <w:uiPriority w:val="99"/>
    <w:semiHidden/>
    <w:unhideWhenUsed/>
    <w:rsid w:val="0004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bidi="ar-SA"/>
    </w:rPr>
  </w:style>
  <w:style w:type="character" w:customStyle="1" w:styleId="HTMLPreformattedChar">
    <w:name w:val="HTML Preformatted Char"/>
    <w:basedOn w:val="DefaultParagraphFont"/>
    <w:link w:val="HTMLPreformatted"/>
    <w:uiPriority w:val="99"/>
    <w:semiHidden/>
    <w:rsid w:val="00047B5C"/>
    <w:rPr>
      <w:rFonts w:ascii="Courier New" w:eastAsia="Times New Roman" w:hAnsi="Courier New" w:cs="Courier New"/>
      <w:sz w:val="20"/>
      <w:szCs w:val="20"/>
      <w:lang w:val="en-GB" w:eastAsia="en-GB" w:bidi="ar-SA"/>
    </w:rPr>
  </w:style>
  <w:style w:type="character" w:customStyle="1" w:styleId="gnkrckgcgsb">
    <w:name w:val="gnkrckgcgsb"/>
    <w:basedOn w:val="DefaultParagraphFont"/>
    <w:rsid w:val="00047B5C"/>
  </w:style>
  <w:style w:type="character" w:customStyle="1" w:styleId="gnkrckgcasb">
    <w:name w:val="gnkrckgcasb"/>
    <w:basedOn w:val="DefaultParagraphFont"/>
    <w:rsid w:val="0004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86112">
      <w:bodyDiv w:val="1"/>
      <w:marLeft w:val="0"/>
      <w:marRight w:val="0"/>
      <w:marTop w:val="0"/>
      <w:marBottom w:val="0"/>
      <w:divBdr>
        <w:top w:val="none" w:sz="0" w:space="0" w:color="auto"/>
        <w:left w:val="none" w:sz="0" w:space="0" w:color="auto"/>
        <w:bottom w:val="none" w:sz="0" w:space="0" w:color="auto"/>
        <w:right w:val="none" w:sz="0" w:space="0" w:color="auto"/>
      </w:divBdr>
    </w:div>
    <w:div w:id="348797509">
      <w:bodyDiv w:val="1"/>
      <w:marLeft w:val="0"/>
      <w:marRight w:val="0"/>
      <w:marTop w:val="0"/>
      <w:marBottom w:val="0"/>
      <w:divBdr>
        <w:top w:val="none" w:sz="0" w:space="0" w:color="auto"/>
        <w:left w:val="none" w:sz="0" w:space="0" w:color="auto"/>
        <w:bottom w:val="none" w:sz="0" w:space="0" w:color="auto"/>
        <w:right w:val="none" w:sz="0" w:space="0" w:color="auto"/>
      </w:divBdr>
    </w:div>
    <w:div w:id="391150763">
      <w:bodyDiv w:val="1"/>
      <w:marLeft w:val="0"/>
      <w:marRight w:val="0"/>
      <w:marTop w:val="0"/>
      <w:marBottom w:val="0"/>
      <w:divBdr>
        <w:top w:val="none" w:sz="0" w:space="0" w:color="auto"/>
        <w:left w:val="none" w:sz="0" w:space="0" w:color="auto"/>
        <w:bottom w:val="none" w:sz="0" w:space="0" w:color="auto"/>
        <w:right w:val="none" w:sz="0" w:space="0" w:color="auto"/>
      </w:divBdr>
    </w:div>
    <w:div w:id="606037109">
      <w:bodyDiv w:val="1"/>
      <w:marLeft w:val="0"/>
      <w:marRight w:val="0"/>
      <w:marTop w:val="0"/>
      <w:marBottom w:val="0"/>
      <w:divBdr>
        <w:top w:val="none" w:sz="0" w:space="0" w:color="auto"/>
        <w:left w:val="none" w:sz="0" w:space="0" w:color="auto"/>
        <w:bottom w:val="none" w:sz="0" w:space="0" w:color="auto"/>
        <w:right w:val="none" w:sz="0" w:space="0" w:color="auto"/>
      </w:divBdr>
    </w:div>
    <w:div w:id="673722722">
      <w:bodyDiv w:val="1"/>
      <w:marLeft w:val="0"/>
      <w:marRight w:val="0"/>
      <w:marTop w:val="0"/>
      <w:marBottom w:val="0"/>
      <w:divBdr>
        <w:top w:val="none" w:sz="0" w:space="0" w:color="auto"/>
        <w:left w:val="none" w:sz="0" w:space="0" w:color="auto"/>
        <w:bottom w:val="none" w:sz="0" w:space="0" w:color="auto"/>
        <w:right w:val="none" w:sz="0" w:space="0" w:color="auto"/>
      </w:divBdr>
    </w:div>
    <w:div w:id="675572325">
      <w:bodyDiv w:val="1"/>
      <w:marLeft w:val="0"/>
      <w:marRight w:val="0"/>
      <w:marTop w:val="0"/>
      <w:marBottom w:val="0"/>
      <w:divBdr>
        <w:top w:val="none" w:sz="0" w:space="0" w:color="auto"/>
        <w:left w:val="none" w:sz="0" w:space="0" w:color="auto"/>
        <w:bottom w:val="none" w:sz="0" w:space="0" w:color="auto"/>
        <w:right w:val="none" w:sz="0" w:space="0" w:color="auto"/>
      </w:divBdr>
      <w:divsChild>
        <w:div w:id="1667588264">
          <w:marLeft w:val="-225"/>
          <w:marRight w:val="-225"/>
          <w:marTop w:val="0"/>
          <w:marBottom w:val="0"/>
          <w:divBdr>
            <w:top w:val="none" w:sz="0" w:space="0" w:color="auto"/>
            <w:left w:val="none" w:sz="0" w:space="0" w:color="auto"/>
            <w:bottom w:val="none" w:sz="0" w:space="0" w:color="auto"/>
            <w:right w:val="none" w:sz="0" w:space="0" w:color="auto"/>
          </w:divBdr>
          <w:divsChild>
            <w:div w:id="6190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8695">
      <w:bodyDiv w:val="1"/>
      <w:marLeft w:val="0"/>
      <w:marRight w:val="0"/>
      <w:marTop w:val="0"/>
      <w:marBottom w:val="0"/>
      <w:divBdr>
        <w:top w:val="none" w:sz="0" w:space="0" w:color="auto"/>
        <w:left w:val="none" w:sz="0" w:space="0" w:color="auto"/>
        <w:bottom w:val="none" w:sz="0" w:space="0" w:color="auto"/>
        <w:right w:val="none" w:sz="0" w:space="0" w:color="auto"/>
      </w:divBdr>
    </w:div>
    <w:div w:id="954868231">
      <w:bodyDiv w:val="1"/>
      <w:marLeft w:val="0"/>
      <w:marRight w:val="0"/>
      <w:marTop w:val="0"/>
      <w:marBottom w:val="0"/>
      <w:divBdr>
        <w:top w:val="none" w:sz="0" w:space="0" w:color="auto"/>
        <w:left w:val="none" w:sz="0" w:space="0" w:color="auto"/>
        <w:bottom w:val="none" w:sz="0" w:space="0" w:color="auto"/>
        <w:right w:val="none" w:sz="0" w:space="0" w:color="auto"/>
      </w:divBdr>
    </w:div>
    <w:div w:id="1056856971">
      <w:bodyDiv w:val="1"/>
      <w:marLeft w:val="0"/>
      <w:marRight w:val="0"/>
      <w:marTop w:val="0"/>
      <w:marBottom w:val="0"/>
      <w:divBdr>
        <w:top w:val="none" w:sz="0" w:space="0" w:color="auto"/>
        <w:left w:val="none" w:sz="0" w:space="0" w:color="auto"/>
        <w:bottom w:val="none" w:sz="0" w:space="0" w:color="auto"/>
        <w:right w:val="none" w:sz="0" w:space="0" w:color="auto"/>
      </w:divBdr>
    </w:div>
    <w:div w:id="1345745462">
      <w:bodyDiv w:val="1"/>
      <w:marLeft w:val="0"/>
      <w:marRight w:val="0"/>
      <w:marTop w:val="0"/>
      <w:marBottom w:val="0"/>
      <w:divBdr>
        <w:top w:val="none" w:sz="0" w:space="0" w:color="auto"/>
        <w:left w:val="none" w:sz="0" w:space="0" w:color="auto"/>
        <w:bottom w:val="none" w:sz="0" w:space="0" w:color="auto"/>
        <w:right w:val="none" w:sz="0" w:space="0" w:color="auto"/>
      </w:divBdr>
    </w:div>
    <w:div w:id="1548175310">
      <w:bodyDiv w:val="1"/>
      <w:marLeft w:val="0"/>
      <w:marRight w:val="0"/>
      <w:marTop w:val="0"/>
      <w:marBottom w:val="0"/>
      <w:divBdr>
        <w:top w:val="none" w:sz="0" w:space="0" w:color="auto"/>
        <w:left w:val="none" w:sz="0" w:space="0" w:color="auto"/>
        <w:bottom w:val="none" w:sz="0" w:space="0" w:color="auto"/>
        <w:right w:val="none" w:sz="0" w:space="0" w:color="auto"/>
      </w:divBdr>
    </w:div>
    <w:div w:id="1622220392">
      <w:bodyDiv w:val="1"/>
      <w:marLeft w:val="0"/>
      <w:marRight w:val="0"/>
      <w:marTop w:val="0"/>
      <w:marBottom w:val="0"/>
      <w:divBdr>
        <w:top w:val="none" w:sz="0" w:space="0" w:color="auto"/>
        <w:left w:val="none" w:sz="0" w:space="0" w:color="auto"/>
        <w:bottom w:val="none" w:sz="0" w:space="0" w:color="auto"/>
        <w:right w:val="none" w:sz="0" w:space="0" w:color="auto"/>
      </w:divBdr>
    </w:div>
    <w:div w:id="1710566802">
      <w:bodyDiv w:val="1"/>
      <w:marLeft w:val="0"/>
      <w:marRight w:val="0"/>
      <w:marTop w:val="0"/>
      <w:marBottom w:val="0"/>
      <w:divBdr>
        <w:top w:val="none" w:sz="0" w:space="0" w:color="auto"/>
        <w:left w:val="none" w:sz="0" w:space="0" w:color="auto"/>
        <w:bottom w:val="none" w:sz="0" w:space="0" w:color="auto"/>
        <w:right w:val="none" w:sz="0" w:space="0" w:color="auto"/>
      </w:divBdr>
    </w:div>
    <w:div w:id="1773285841">
      <w:bodyDiv w:val="1"/>
      <w:marLeft w:val="0"/>
      <w:marRight w:val="0"/>
      <w:marTop w:val="0"/>
      <w:marBottom w:val="0"/>
      <w:divBdr>
        <w:top w:val="none" w:sz="0" w:space="0" w:color="auto"/>
        <w:left w:val="none" w:sz="0" w:space="0" w:color="auto"/>
        <w:bottom w:val="none" w:sz="0" w:space="0" w:color="auto"/>
        <w:right w:val="none" w:sz="0" w:space="0" w:color="auto"/>
      </w:divBdr>
    </w:div>
    <w:div w:id="1871524072">
      <w:bodyDiv w:val="1"/>
      <w:marLeft w:val="0"/>
      <w:marRight w:val="0"/>
      <w:marTop w:val="0"/>
      <w:marBottom w:val="0"/>
      <w:divBdr>
        <w:top w:val="none" w:sz="0" w:space="0" w:color="auto"/>
        <w:left w:val="none" w:sz="0" w:space="0" w:color="auto"/>
        <w:bottom w:val="none" w:sz="0" w:space="0" w:color="auto"/>
        <w:right w:val="none" w:sz="0" w:space="0" w:color="auto"/>
      </w:divBdr>
    </w:div>
    <w:div w:id="1886792640">
      <w:bodyDiv w:val="1"/>
      <w:marLeft w:val="0"/>
      <w:marRight w:val="0"/>
      <w:marTop w:val="0"/>
      <w:marBottom w:val="0"/>
      <w:divBdr>
        <w:top w:val="none" w:sz="0" w:space="0" w:color="auto"/>
        <w:left w:val="none" w:sz="0" w:space="0" w:color="auto"/>
        <w:bottom w:val="none" w:sz="0" w:space="0" w:color="auto"/>
        <w:right w:val="none" w:sz="0" w:space="0" w:color="auto"/>
      </w:divBdr>
    </w:div>
    <w:div w:id="2003268981">
      <w:bodyDiv w:val="1"/>
      <w:marLeft w:val="0"/>
      <w:marRight w:val="0"/>
      <w:marTop w:val="0"/>
      <w:marBottom w:val="0"/>
      <w:divBdr>
        <w:top w:val="none" w:sz="0" w:space="0" w:color="auto"/>
        <w:left w:val="none" w:sz="0" w:space="0" w:color="auto"/>
        <w:bottom w:val="none" w:sz="0" w:space="0" w:color="auto"/>
        <w:right w:val="none" w:sz="0" w:space="0" w:color="auto"/>
      </w:divBdr>
    </w:div>
    <w:div w:id="2003271164">
      <w:bodyDiv w:val="1"/>
      <w:marLeft w:val="0"/>
      <w:marRight w:val="0"/>
      <w:marTop w:val="0"/>
      <w:marBottom w:val="0"/>
      <w:divBdr>
        <w:top w:val="none" w:sz="0" w:space="0" w:color="auto"/>
        <w:left w:val="none" w:sz="0" w:space="0" w:color="auto"/>
        <w:bottom w:val="none" w:sz="0" w:space="0" w:color="auto"/>
        <w:right w:val="none" w:sz="0" w:space="0" w:color="auto"/>
      </w:divBdr>
    </w:div>
    <w:div w:id="21313201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marine.gov.scot/dataset/manual-version-3-groundfish-survey-monitoring-and-assessment-data-product" TargetMode="Externa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568CC-E8F0-4C72-A315-04FFE8662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3282</TotalTime>
  <Pages>27</Pages>
  <Words>6712</Words>
  <Characters>38262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CEFAS</Company>
  <LinksUpToDate>false</LinksUpToDate>
  <CharactersWithSpaces>44885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Scriven (Cefas)</dc:creator>
  <cp:lastModifiedBy>Joseph Ribeiro (Cefas)</cp:lastModifiedBy>
  <cp:revision>339</cp:revision>
  <cp:lastPrinted>2016-12-09T09:21:00Z</cp:lastPrinted>
  <dcterms:created xsi:type="dcterms:W3CDTF">2018-02-06T07:30:00Z</dcterms:created>
  <dcterms:modified xsi:type="dcterms:W3CDTF">2018-09-26T14:08:00Z</dcterms:modified>
</cp:coreProperties>
</file>